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10159A" w:rsidR="00681E74" w:rsidP="5F990456" w:rsidRDefault="002F22F8" w14:paraId="537D034B" w14:textId="6B205C73">
      <w:pPr>
        <w:widowControl w:val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1D08B3" wp14:editId="529A4195">
            <wp:simplePos x="0" y="0"/>
            <wp:positionH relativeFrom="column">
              <wp:posOffset>1914525</wp:posOffset>
            </wp:positionH>
            <wp:positionV relativeFrom="paragraph">
              <wp:posOffset>-1085850</wp:posOffset>
            </wp:positionV>
            <wp:extent cx="1988820" cy="1744980"/>
            <wp:effectExtent l="0" t="0" r="0" b="0"/>
            <wp:wrapNone/>
            <wp:docPr id="643669965" name="Imagem 13">
              <a:extLst xmlns:a="http://schemas.openxmlformats.org/drawingml/2006/main">
                <a:ext uri="{FF2B5EF4-FFF2-40B4-BE49-F238E27FC236}">
                  <a16:creationId xmlns:a16="http://schemas.microsoft.com/office/drawing/2014/main" id="{ADCCD7C1-AC1A-4CE4-A8CE-0AC12CBCED9C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74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C88E6E6" w:rsidR="5C88E6E6">
        <w:rPr>
          <w:lang w:val="en-US"/>
        </w:rPr>
        <w:t xml:space="preserve"> </w:t>
      </w:r>
    </w:p>
    <w:p w:rsidR="5C88E6E6" w:rsidP="5C88E6E6" w:rsidRDefault="5C88E6E6" w14:paraId="10AB220F" w14:textId="1A3F4DF8">
      <w:pPr>
        <w:widowControl w:val="0"/>
        <w:jc w:val="center"/>
        <w:rPr>
          <w:lang w:val="en-US"/>
        </w:rPr>
      </w:pPr>
    </w:p>
    <w:p w:rsidR="5C88E6E6" w:rsidP="5C88E6E6" w:rsidRDefault="5C88E6E6" w14:paraId="7C0C41CF" w14:textId="16FBE946">
      <w:pPr>
        <w:widowControl w:val="0"/>
        <w:jc w:val="center"/>
        <w:rPr>
          <w:lang w:val="en-US"/>
        </w:rPr>
      </w:pPr>
    </w:p>
    <w:p w:rsidR="5C88E6E6" w:rsidP="5C88E6E6" w:rsidRDefault="5C88E6E6" w14:paraId="3C56AD8C" w14:textId="05027E5E">
      <w:pPr>
        <w:widowControl w:val="0"/>
        <w:jc w:val="center"/>
        <w:rPr>
          <w:lang w:val="en-US"/>
        </w:rPr>
      </w:pPr>
    </w:p>
    <w:p w:rsidR="5C88E6E6" w:rsidP="5C88E6E6" w:rsidRDefault="5C88E6E6" w14:paraId="0097946A" w14:textId="0D5AF741">
      <w:pPr>
        <w:widowControl w:val="0"/>
        <w:jc w:val="center"/>
        <w:rPr>
          <w:lang w:val="en-US"/>
        </w:rPr>
      </w:pPr>
    </w:p>
    <w:p w:rsidR="5C88E6E6" w:rsidP="5C88E6E6" w:rsidRDefault="5C88E6E6" w14:paraId="232BDE4D" w14:textId="0FC84C67">
      <w:pPr>
        <w:widowControl w:val="0"/>
        <w:jc w:val="center"/>
        <w:rPr>
          <w:lang w:val="en-US"/>
        </w:rPr>
      </w:pPr>
    </w:p>
    <w:p w:rsidRPr="0010159A" w:rsidR="00D038D0" w:rsidP="5F990456" w:rsidRDefault="5F990456" w14:paraId="7DF431C1" w14:textId="77777777">
      <w:pPr>
        <w:widowControl w:val="0"/>
        <w:jc w:val="center"/>
      </w:pPr>
      <w:r>
        <w:t>FUNDAÇÃO INSTITUTO DE EDUCAÇÃO DE BARUERI</w:t>
      </w:r>
    </w:p>
    <w:p w:rsidR="0010159A" w:rsidP="5F990456" w:rsidRDefault="5F990456" w14:paraId="121BA5BC" w14:textId="375F657C">
      <w:pPr>
        <w:widowControl w:val="0"/>
        <w:jc w:val="center"/>
      </w:pPr>
      <w:r>
        <w:t>UNIDADE BRASILIO FLORES DE AZEVEDO</w:t>
      </w:r>
    </w:p>
    <w:p w:rsidRPr="0010159A" w:rsidR="0010159A" w:rsidP="5F990456" w:rsidRDefault="0010159A" w14:paraId="472FBBC1" w14:textId="34E24238">
      <w:pPr>
        <w:jc w:val="center"/>
      </w:pPr>
    </w:p>
    <w:p w:rsidR="5C88E6E6" w:rsidP="5C88E6E6" w:rsidRDefault="5C88E6E6" w14:paraId="10AE8498" w14:textId="558EE162">
      <w:pPr>
        <w:jc w:val="center"/>
      </w:pPr>
    </w:p>
    <w:p w:rsidR="5C88E6E6" w:rsidP="5C88E6E6" w:rsidRDefault="5C88E6E6" w14:paraId="4B5287EF" w14:textId="19081EC4">
      <w:pPr>
        <w:jc w:val="center"/>
      </w:pPr>
    </w:p>
    <w:p w:rsidR="5C88E6E6" w:rsidP="5C88E6E6" w:rsidRDefault="5C88E6E6" w14:paraId="50517E74" w14:textId="26352C66">
      <w:pPr>
        <w:jc w:val="center"/>
      </w:pPr>
    </w:p>
    <w:p w:rsidR="5C88E6E6" w:rsidP="5C88E6E6" w:rsidRDefault="5C88E6E6" w14:paraId="7A840A35" w14:textId="2615E189">
      <w:pPr>
        <w:jc w:val="center"/>
      </w:pPr>
    </w:p>
    <w:p w:rsidR="5C88E6E6" w:rsidP="5C88E6E6" w:rsidRDefault="5C88E6E6" w14:paraId="20DD534F" w14:textId="29979E15">
      <w:pPr>
        <w:jc w:val="center"/>
      </w:pPr>
    </w:p>
    <w:p w:rsidRPr="0010159A" w:rsidR="003F1DAE" w:rsidP="5F990456" w:rsidRDefault="003F1DAE" w14:paraId="73F38344" w14:textId="382ECA2D">
      <w:pPr>
        <w:jc w:val="center"/>
      </w:pPr>
    </w:p>
    <w:p w:rsidRPr="0010159A" w:rsidR="002D79FD" w:rsidP="5F990456" w:rsidRDefault="5F990456" w14:paraId="55346C4A" w14:textId="675861F5">
      <w:pPr>
        <w:jc w:val="center"/>
      </w:pPr>
      <w:r>
        <w:t>CURSO TÉCNICO EM INFORMÁTICA</w:t>
      </w:r>
    </w:p>
    <w:p w:rsidRPr="0010159A" w:rsidR="002D79FD" w:rsidP="5F990456" w:rsidRDefault="002D79FD" w14:paraId="3400028C" w14:textId="22A79B05">
      <w:pPr>
        <w:jc w:val="center"/>
      </w:pPr>
    </w:p>
    <w:p w:rsidRPr="0010159A" w:rsidR="002D79FD" w:rsidP="5F990456" w:rsidRDefault="5F990456" w14:paraId="424AD5F3" w14:textId="4D1D826C">
      <w:pPr>
        <w:jc w:val="center"/>
      </w:pPr>
      <w:r>
        <w:t>KINETIX</w:t>
      </w:r>
    </w:p>
    <w:p w:rsidR="5F990456" w:rsidP="5F990456" w:rsidRDefault="5F990456" w14:paraId="7AD60F30" w14:textId="58167849">
      <w:pPr>
        <w:widowControl w:val="0"/>
        <w:jc w:val="center"/>
      </w:pPr>
      <w:r>
        <w:t>(FISIOTERAPIA)</w:t>
      </w:r>
    </w:p>
    <w:p w:rsidR="5F990456" w:rsidP="5F990456" w:rsidRDefault="5F990456" w14:paraId="1D693178" w14:textId="57EE49D0">
      <w:pPr>
        <w:widowControl w:val="0"/>
        <w:jc w:val="center"/>
      </w:pPr>
    </w:p>
    <w:p w:rsidR="5C88E6E6" w:rsidP="5C88E6E6" w:rsidRDefault="5C88E6E6" w14:paraId="62DAE87E" w14:textId="3C991C38">
      <w:pPr>
        <w:widowControl w:val="0"/>
        <w:jc w:val="center"/>
      </w:pPr>
    </w:p>
    <w:p w:rsidR="5C88E6E6" w:rsidP="5C88E6E6" w:rsidRDefault="5C88E6E6" w14:paraId="59377650" w14:textId="04023DDC">
      <w:pPr>
        <w:widowControl w:val="0"/>
        <w:jc w:val="center"/>
      </w:pPr>
    </w:p>
    <w:p w:rsidR="5C88E6E6" w:rsidP="5C88E6E6" w:rsidRDefault="5C88E6E6" w14:paraId="51DCC736" w14:textId="62BFCB71">
      <w:pPr>
        <w:widowControl w:val="0"/>
        <w:jc w:val="center"/>
      </w:pPr>
    </w:p>
    <w:p w:rsidR="5C88E6E6" w:rsidP="5C88E6E6" w:rsidRDefault="5C88E6E6" w14:paraId="4DD877C2" w14:textId="208AAE0D">
      <w:pPr>
        <w:widowControl w:val="0"/>
        <w:jc w:val="center"/>
      </w:pPr>
    </w:p>
    <w:p w:rsidR="5C88E6E6" w:rsidP="5C88E6E6" w:rsidRDefault="5C88E6E6" w14:paraId="18382469" w14:textId="7850FB37">
      <w:pPr>
        <w:widowControl w:val="0"/>
        <w:jc w:val="center"/>
      </w:pPr>
    </w:p>
    <w:p w:rsidR="5C88E6E6" w:rsidP="5C88E6E6" w:rsidRDefault="5C88E6E6" w14:paraId="2FB2C867" w14:textId="7501F5A8">
      <w:pPr>
        <w:widowControl w:val="0"/>
        <w:jc w:val="center"/>
      </w:pPr>
    </w:p>
    <w:p w:rsidR="00F15E9B" w:rsidP="5F990456" w:rsidRDefault="63F9E3C8" w14:paraId="73FC6554" w14:textId="4F1AF6C3">
      <w:pPr>
        <w:widowControl w:val="0"/>
        <w:jc w:val="center"/>
      </w:pPr>
      <w:r>
        <w:t>99659 - GEDIANE FRANÇA TERLESQUI</w:t>
      </w:r>
    </w:p>
    <w:p w:rsidR="00047059" w:rsidP="5F990456" w:rsidRDefault="5F990456" w14:paraId="6C6C7F39" w14:textId="32B72B14">
      <w:pPr>
        <w:widowControl w:val="0"/>
        <w:jc w:val="center"/>
      </w:pPr>
      <w:r>
        <w:t>99662 - LUCAS ALVES DE AQUINO NETO</w:t>
      </w:r>
    </w:p>
    <w:p w:rsidR="00047059" w:rsidP="5F990456" w:rsidRDefault="5F990456" w14:paraId="5C2227AA" w14:textId="57F96162">
      <w:pPr>
        <w:widowControl w:val="0"/>
        <w:jc w:val="center"/>
      </w:pPr>
      <w:r>
        <w:t>99647 - MATEUS PAES ALVES</w:t>
      </w:r>
    </w:p>
    <w:p w:rsidR="00047059" w:rsidP="5F990456" w:rsidRDefault="5F990456" w14:paraId="4B18FE8B" w14:textId="50C773EA">
      <w:pPr>
        <w:widowControl w:val="0"/>
        <w:jc w:val="center"/>
      </w:pPr>
      <w:r>
        <w:t>99731 - PABLO RUAN MARQUES DOS SANTOS</w:t>
      </w:r>
    </w:p>
    <w:p w:rsidR="00B062B2" w:rsidP="5F990456" w:rsidRDefault="5F990456" w14:paraId="42F990DD" w14:textId="5CA4438B">
      <w:pPr>
        <w:widowControl w:val="0"/>
        <w:jc w:val="center"/>
      </w:pPr>
      <w:r>
        <w:t>99595 - RAUL CÉSAR ARAUJO DE OLIVEIRA</w:t>
      </w:r>
    </w:p>
    <w:p w:rsidRPr="0010159A" w:rsidR="00F15E9B" w:rsidP="5F990456" w:rsidRDefault="5F990456" w14:paraId="34C8391C" w14:textId="087C1AE6">
      <w:pPr>
        <w:widowControl w:val="0"/>
        <w:jc w:val="center"/>
      </w:pPr>
      <w:r>
        <w:t>99666 - RAUL VOLOTÃO LOPES GONÇALVES</w:t>
      </w:r>
    </w:p>
    <w:p w:rsidR="5C88E6E6" w:rsidP="5C88E6E6" w:rsidRDefault="5C88E6E6" w14:paraId="1F754562" w14:textId="305864E3">
      <w:pPr>
        <w:pStyle w:val="Normal"/>
        <w:widowControl w:val="0"/>
        <w:jc w:val="center"/>
      </w:pPr>
    </w:p>
    <w:p w:rsidR="5C88E6E6" w:rsidP="5C88E6E6" w:rsidRDefault="5C88E6E6" w14:paraId="26910164" w14:textId="6E1131D6">
      <w:pPr>
        <w:pStyle w:val="Normal"/>
        <w:widowControl w:val="0"/>
        <w:jc w:val="center"/>
      </w:pPr>
    </w:p>
    <w:p w:rsidR="5C88E6E6" w:rsidP="5C88E6E6" w:rsidRDefault="5C88E6E6" w14:paraId="36C62C40" w14:textId="3A06D3BC">
      <w:pPr>
        <w:widowControl w:val="0"/>
        <w:jc w:val="center"/>
      </w:pPr>
    </w:p>
    <w:p w:rsidR="5C88E6E6" w:rsidP="5C88E6E6" w:rsidRDefault="5C88E6E6" w14:paraId="771C25AB" w14:textId="625861A3">
      <w:pPr>
        <w:widowControl w:val="0"/>
        <w:jc w:val="center"/>
      </w:pPr>
    </w:p>
    <w:p w:rsidR="5C88E6E6" w:rsidP="5C88E6E6" w:rsidRDefault="5C88E6E6" w14:paraId="4604E37A" w14:textId="6D6D451A">
      <w:pPr>
        <w:widowControl w:val="0"/>
        <w:jc w:val="center"/>
      </w:pPr>
    </w:p>
    <w:p w:rsidR="5C88E6E6" w:rsidP="5C88E6E6" w:rsidRDefault="5C88E6E6" w14:paraId="542C70DF" w14:textId="070E8107">
      <w:pPr>
        <w:widowControl w:val="0"/>
        <w:jc w:val="center"/>
      </w:pPr>
    </w:p>
    <w:p w:rsidR="5C88E6E6" w:rsidP="5C88E6E6" w:rsidRDefault="5C88E6E6" w14:paraId="4C9AA58F" w14:textId="21B33B67">
      <w:pPr>
        <w:widowControl w:val="0"/>
        <w:jc w:val="center"/>
      </w:pPr>
    </w:p>
    <w:p w:rsidR="5C88E6E6" w:rsidP="5C88E6E6" w:rsidRDefault="5C88E6E6" w14:paraId="319FCF15" w14:textId="3201E9C4">
      <w:pPr>
        <w:widowControl w:val="0"/>
        <w:jc w:val="center"/>
      </w:pPr>
    </w:p>
    <w:p w:rsidR="5C88E6E6" w:rsidP="5C88E6E6" w:rsidRDefault="5C88E6E6" w14:paraId="48C54D5F" w14:textId="12805680">
      <w:pPr>
        <w:widowControl w:val="0"/>
        <w:jc w:val="center"/>
      </w:pPr>
    </w:p>
    <w:p w:rsidR="5C88E6E6" w:rsidP="5C88E6E6" w:rsidRDefault="5C88E6E6" w14:paraId="06BB008A" w14:textId="4BACD7EC">
      <w:pPr>
        <w:pStyle w:val="Normal"/>
        <w:widowControl w:val="0"/>
        <w:jc w:val="center"/>
      </w:pPr>
    </w:p>
    <w:p w:rsidR="5C88E6E6" w:rsidP="5C88E6E6" w:rsidRDefault="5C88E6E6" w14:paraId="7B5E4671" w14:textId="2887681F">
      <w:pPr>
        <w:pStyle w:val="Normal"/>
        <w:widowControl w:val="0"/>
        <w:jc w:val="center"/>
      </w:pPr>
    </w:p>
    <w:p w:rsidRPr="0010159A" w:rsidR="002D79FD" w:rsidP="5F990456" w:rsidRDefault="5F990456" w14:paraId="6440961A" w14:textId="5C0A6F80">
      <w:pPr>
        <w:widowControl w:val="0"/>
        <w:jc w:val="center"/>
      </w:pPr>
      <w:r>
        <w:t>BARUERI</w:t>
      </w:r>
    </w:p>
    <w:p w:rsidRPr="0010159A" w:rsidR="00250082" w:rsidP="5F990456" w:rsidRDefault="5F990456" w14:paraId="1CCB466E" w14:textId="36D9637E">
      <w:pPr>
        <w:widowControl w:val="0"/>
        <w:jc w:val="center"/>
      </w:pPr>
      <w:r>
        <w:t>AGOSTO / 2026</w:t>
      </w:r>
    </w:p>
    <w:p w:rsidRPr="00DA6830" w:rsidR="00AB42C2" w:rsidP="00DA6830" w:rsidRDefault="002D79FD" w14:paraId="1DF5837F" w14:textId="7336C641">
      <w:pPr>
        <w:jc w:val="center"/>
      </w:pPr>
      <w:r>
        <w:br w:type="page"/>
      </w:r>
    </w:p>
    <w:p w:rsidR="5F990456" w:rsidP="5F990456" w:rsidRDefault="5F990456" w14:paraId="3466FFD5" w14:textId="0666A9D7">
      <w:pPr>
        <w:jc w:val="center"/>
        <w:rPr>
          <w:b/>
          <w:bCs/>
        </w:rPr>
      </w:pPr>
      <w:r w:rsidRPr="5F990456">
        <w:rPr>
          <w:b/>
          <w:bCs/>
        </w:rPr>
        <w:t>SUMÁRIO</w:t>
      </w:r>
    </w:p>
    <w:p w:rsidR="5F990456" w:rsidP="5F990456" w:rsidRDefault="5F990456" w14:paraId="13D7EC52" w14:textId="05A246B7">
      <w:pPr>
        <w:spacing w:after="30" w:line="360" w:lineRule="auto"/>
        <w:jc w:val="center"/>
        <w:rPr>
          <w:b/>
          <w:bCs/>
        </w:rPr>
      </w:pPr>
    </w:p>
    <w:p w:rsidR="004E2C6D" w:rsidP="4218B1EF" w:rsidRDefault="00C07253" w14:paraId="31AC06DA" w14:textId="5544A0F8">
      <w:pPr>
        <w:pStyle w:val="TOC1"/>
        <w:tabs>
          <w:tab w:val="left" w:leader="none" w:pos="390"/>
          <w:tab w:val="left" w:leader="dot" w:pos="8775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fldChar w:fldCharType="begin"/>
      </w:r>
      <w:r>
        <w:instrText xml:space="preserve">HYPERLINK  \l  "_Toc581289114" </w:instrText>
      </w:r>
      <w:r>
        <w:fldChar w:fldCharType="separate"/>
      </w:r>
      <w:r w:rsidR="4218B1EF">
        <w:rPr/>
        <w:t>1</w:t>
      </w:r>
      <w:r>
        <w:tab/>
      </w:r>
      <w:r w:rsidR="4218B1EF">
        <w:rPr/>
        <w:t>DOCUMENTAÇÃO DO PROJETO</w:t>
      </w:r>
      <w:r>
        <w:tab/>
      </w:r>
      <w:r>
        <w:fldChar w:fldCharType="begin"/>
      </w:r>
      <w:r>
        <w:instrText xml:space="preserve">PAGEREF _Toc581289114 \h</w:instrText>
      </w:r>
      <w:r>
        <w:fldChar w:fldCharType="separate"/>
      </w:r>
      <w:r w:rsidR="4218B1EF">
        <w:rPr/>
        <w:t>2</w:t>
      </w:r>
      <w:r>
        <w:fldChar w:fldCharType="end"/>
      </w:r>
      <w:r>
        <w:fldChar w:fldCharType="end"/>
      </w:r>
    </w:p>
    <w:p w:rsidR="004E2C6D" w:rsidP="4218B1EF" w:rsidRDefault="004E2C6D" w14:paraId="2F8FAEC4" w14:textId="30515E89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"_Toc242382275" </w:instrText>
      </w:r>
      <w:r>
        <w:fldChar w:fldCharType="separate"/>
      </w:r>
      <w:r w:rsidR="4218B1EF">
        <w:rPr/>
        <w:t>1.1</w:t>
      </w:r>
      <w:r>
        <w:tab/>
      </w:r>
      <w:r w:rsidR="4218B1EF">
        <w:rPr/>
        <w:t>Responsáveis pelo projeto</w:t>
      </w:r>
      <w:r>
        <w:tab/>
      </w:r>
      <w:r>
        <w:fldChar w:fldCharType="begin"/>
      </w:r>
      <w:r>
        <w:instrText xml:space="preserve">PAGEREF _Toc242382275 \h</w:instrText>
      </w:r>
      <w:r>
        <w:fldChar w:fldCharType="separate"/>
      </w:r>
      <w:r w:rsidR="4218B1EF">
        <w:rPr/>
        <w:t>3</w:t>
      </w:r>
      <w:r>
        <w:fldChar w:fldCharType="end"/>
      </w:r>
      <w:r>
        <w:fldChar w:fldCharType="end"/>
      </w:r>
    </w:p>
    <w:p w:rsidR="004E2C6D" w:rsidP="4218B1EF" w:rsidRDefault="004E2C6D" w14:paraId="36305950" w14:textId="4620E3D6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"_Toc1759110600" </w:instrText>
      </w:r>
      <w:r>
        <w:fldChar w:fldCharType="separate"/>
      </w:r>
      <w:r w:rsidR="4218B1EF">
        <w:rPr/>
        <w:t>1.2</w:t>
      </w:r>
      <w:r>
        <w:tab/>
      </w:r>
      <w:r w:rsidR="4218B1EF">
        <w:rPr/>
        <w:t>Introdução</w:t>
      </w:r>
      <w:r>
        <w:tab/>
      </w:r>
      <w:r>
        <w:fldChar w:fldCharType="begin"/>
      </w:r>
      <w:r>
        <w:instrText xml:space="preserve">PAGEREF _Toc1759110600 \h</w:instrText>
      </w:r>
      <w:r>
        <w:fldChar w:fldCharType="separate"/>
      </w:r>
      <w:r w:rsidR="4218B1EF">
        <w:rPr/>
        <w:t>3</w:t>
      </w:r>
      <w:r>
        <w:fldChar w:fldCharType="end"/>
      </w:r>
      <w:r>
        <w:fldChar w:fldCharType="end"/>
      </w:r>
    </w:p>
    <w:p w:rsidR="004E2C6D" w:rsidP="4218B1EF" w:rsidRDefault="004E2C6D" w14:paraId="77DF302B" w14:textId="3B3A3167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"_Toc2105176345" </w:instrText>
      </w:r>
      <w:r>
        <w:fldChar w:fldCharType="separate"/>
      </w:r>
      <w:r w:rsidR="4218B1EF">
        <w:rPr/>
        <w:t>1.3</w:t>
      </w:r>
      <w:r>
        <w:tab/>
      </w:r>
      <w:r w:rsidR="4218B1EF">
        <w:rPr/>
        <w:t>Justificativa do Projeto</w:t>
      </w:r>
      <w:r>
        <w:tab/>
      </w:r>
      <w:r>
        <w:fldChar w:fldCharType="begin"/>
      </w:r>
      <w:r>
        <w:instrText xml:space="preserve">PAGEREF _Toc2105176345 \h</w:instrText>
      </w:r>
      <w:r>
        <w:fldChar w:fldCharType="separate"/>
      </w:r>
      <w:r w:rsidR="4218B1EF">
        <w:rPr/>
        <w:t>4</w:t>
      </w:r>
      <w:r>
        <w:fldChar w:fldCharType="end"/>
      </w:r>
      <w:r>
        <w:fldChar w:fldCharType="end"/>
      </w:r>
    </w:p>
    <w:p w:rsidR="004E2C6D" w:rsidP="4218B1EF" w:rsidRDefault="004E2C6D" w14:paraId="4847E738" w14:textId="5E652022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"_Toc88847065" </w:instrText>
      </w:r>
      <w:r>
        <w:fldChar w:fldCharType="separate"/>
      </w:r>
      <w:r w:rsidR="4218B1EF">
        <w:rPr/>
        <w:t>1.4</w:t>
      </w:r>
      <w:r>
        <w:tab/>
      </w:r>
      <w:r w:rsidR="4218B1EF">
        <w:rPr/>
        <w:t>Cenário Atual</w:t>
      </w:r>
      <w:r>
        <w:tab/>
      </w:r>
      <w:r>
        <w:fldChar w:fldCharType="begin"/>
      </w:r>
      <w:r>
        <w:instrText xml:space="preserve">PAGEREF _Toc88847065 \h</w:instrText>
      </w:r>
      <w:r>
        <w:fldChar w:fldCharType="separate"/>
      </w:r>
      <w:r w:rsidR="4218B1EF">
        <w:rPr/>
        <w:t>4</w:t>
      </w:r>
      <w:r>
        <w:fldChar w:fldCharType="end"/>
      </w:r>
      <w:r>
        <w:fldChar w:fldCharType="end"/>
      </w:r>
    </w:p>
    <w:p w:rsidR="004E2C6D" w:rsidP="4218B1EF" w:rsidRDefault="004E2C6D" w14:paraId="097E2417" w14:textId="1F3373ED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"_Toc24885715" </w:instrText>
      </w:r>
      <w:r>
        <w:fldChar w:fldCharType="separate"/>
      </w:r>
      <w:r w:rsidR="4218B1EF">
        <w:rPr/>
        <w:t>1.5</w:t>
      </w:r>
      <w:r>
        <w:tab/>
      </w:r>
      <w:r w:rsidR="4218B1EF">
        <w:rPr/>
        <w:t>Descrição dos problemas</w:t>
      </w:r>
      <w:r>
        <w:tab/>
      </w:r>
      <w:r>
        <w:fldChar w:fldCharType="begin"/>
      </w:r>
      <w:r>
        <w:instrText xml:space="preserve">PAGEREF _Toc24885715 \h</w:instrText>
      </w:r>
      <w:r>
        <w:fldChar w:fldCharType="separate"/>
      </w:r>
      <w:r w:rsidR="4218B1EF">
        <w:rPr/>
        <w:t>5</w:t>
      </w:r>
      <w:r>
        <w:fldChar w:fldCharType="end"/>
      </w:r>
      <w:r>
        <w:fldChar w:fldCharType="end"/>
      </w:r>
    </w:p>
    <w:p w:rsidR="004E2C6D" w:rsidP="4218B1EF" w:rsidRDefault="004E2C6D" w14:paraId="473B4A8A" w14:textId="1414D905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"_Toc1452860791" </w:instrText>
      </w:r>
      <w:r>
        <w:fldChar w:fldCharType="separate"/>
      </w:r>
      <w:r w:rsidR="4218B1EF">
        <w:rPr/>
        <w:t>1.6</w:t>
      </w:r>
      <w:r>
        <w:tab/>
      </w:r>
      <w:r w:rsidR="4218B1EF">
        <w:rPr/>
        <w:t>Escopo do Projeto</w:t>
      </w:r>
      <w:r>
        <w:tab/>
      </w:r>
      <w:r>
        <w:fldChar w:fldCharType="begin"/>
      </w:r>
      <w:r>
        <w:instrText xml:space="preserve">PAGEREF _Toc1452860791 \h</w:instrText>
      </w:r>
      <w:r>
        <w:fldChar w:fldCharType="separate"/>
      </w:r>
      <w:r w:rsidR="4218B1EF">
        <w:rPr/>
        <w:t>6</w:t>
      </w:r>
      <w:r>
        <w:fldChar w:fldCharType="end"/>
      </w:r>
      <w:r>
        <w:fldChar w:fldCharType="end"/>
      </w:r>
    </w:p>
    <w:p w:rsidR="004E2C6D" w:rsidP="4218B1EF" w:rsidRDefault="004E2C6D" w14:paraId="48A77536" w14:textId="03848CD7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"_Toc1471007128" </w:instrText>
      </w:r>
      <w:r>
        <w:fldChar w:fldCharType="separate"/>
      </w:r>
      <w:r w:rsidR="4218B1EF">
        <w:rPr/>
        <w:t>1.7</w:t>
      </w:r>
      <w:r>
        <w:tab/>
      </w:r>
      <w:r w:rsidR="4218B1EF">
        <w:rPr/>
        <w:t>Regras de negócio</w:t>
      </w:r>
      <w:r>
        <w:tab/>
      </w:r>
      <w:r>
        <w:fldChar w:fldCharType="begin"/>
      </w:r>
      <w:r>
        <w:instrText xml:space="preserve">PAGEREF _Toc1471007128 \h</w:instrText>
      </w:r>
      <w:r>
        <w:fldChar w:fldCharType="separate"/>
      </w:r>
      <w:r w:rsidR="4218B1EF">
        <w:rPr/>
        <w:t>7</w:t>
      </w:r>
      <w:r>
        <w:fldChar w:fldCharType="end"/>
      </w:r>
      <w:r>
        <w:fldChar w:fldCharType="end"/>
      </w:r>
    </w:p>
    <w:p w:rsidR="004E2C6D" w:rsidP="4218B1EF" w:rsidRDefault="004E2C6D" w14:paraId="5B4873BB" w14:textId="4665BB96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"_Toc1232190831" </w:instrText>
      </w:r>
      <w:r>
        <w:fldChar w:fldCharType="separate"/>
      </w:r>
      <w:r w:rsidR="4218B1EF">
        <w:rPr/>
        <w:t>1.8</w:t>
      </w:r>
      <w:r>
        <w:tab/>
      </w:r>
      <w:r w:rsidR="4218B1EF">
        <w:rPr/>
        <w:t>Requisitos funcionais e não funcionais</w:t>
      </w:r>
      <w:r>
        <w:tab/>
      </w:r>
      <w:r>
        <w:fldChar w:fldCharType="begin"/>
      </w:r>
      <w:r>
        <w:instrText xml:space="preserve">PAGEREF _Toc1232190831 \h</w:instrText>
      </w:r>
      <w:r>
        <w:fldChar w:fldCharType="separate"/>
      </w:r>
      <w:r w:rsidR="4218B1EF">
        <w:rPr/>
        <w:t>8</w:t>
      </w:r>
      <w:r>
        <w:fldChar w:fldCharType="end"/>
      </w:r>
      <w:r>
        <w:fldChar w:fldCharType="end"/>
      </w:r>
    </w:p>
    <w:p w:rsidR="004E2C6D" w:rsidP="4218B1EF" w:rsidRDefault="004E2C6D" w14:paraId="058CA1FB" w14:textId="109D190A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"_Toc76947736" </w:instrText>
      </w:r>
      <w:r>
        <w:fldChar w:fldCharType="separate"/>
      </w:r>
      <w:r w:rsidR="4218B1EF">
        <w:rPr/>
        <w:t>1.9</w:t>
      </w:r>
      <w:r>
        <w:tab/>
      </w:r>
      <w:r w:rsidR="4218B1EF">
        <w:rPr/>
        <w:t>Diagrama de caso de uso</w:t>
      </w:r>
      <w:r>
        <w:tab/>
      </w:r>
      <w:r>
        <w:fldChar w:fldCharType="begin"/>
      </w:r>
      <w:r>
        <w:instrText xml:space="preserve">PAGEREF _Toc76947736 \h</w:instrText>
      </w:r>
      <w:r>
        <w:fldChar w:fldCharType="separate"/>
      </w:r>
      <w:r w:rsidR="4218B1EF">
        <w:rPr/>
        <w:t>9</w:t>
      </w:r>
      <w:r>
        <w:fldChar w:fldCharType="end"/>
      </w:r>
      <w:r>
        <w:fldChar w:fldCharType="end"/>
      </w:r>
    </w:p>
    <w:p w:rsidR="004E2C6D" w:rsidP="4218B1EF" w:rsidRDefault="004E2C6D" w14:paraId="7F2ED3E0" w14:textId="1D7729B9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"_Toc971865657" </w:instrText>
      </w:r>
      <w:r>
        <w:fldChar w:fldCharType="separate"/>
      </w:r>
      <w:r w:rsidR="4218B1EF">
        <w:rPr/>
        <w:t>1.10</w:t>
      </w:r>
      <w:r>
        <w:tab/>
      </w:r>
      <w:r w:rsidR="4218B1EF">
        <w:rPr/>
        <w:t>Diagrama de Entidade e Relacionamento</w:t>
      </w:r>
      <w:r>
        <w:tab/>
      </w:r>
      <w:r>
        <w:fldChar w:fldCharType="begin"/>
      </w:r>
      <w:r>
        <w:instrText xml:space="preserve">PAGEREF _Toc971865657 \h</w:instrText>
      </w:r>
      <w:r>
        <w:fldChar w:fldCharType="separate"/>
      </w:r>
      <w:r w:rsidR="4218B1EF">
        <w:rPr/>
        <w:t>34</w:t>
      </w:r>
      <w:r>
        <w:fldChar w:fldCharType="end"/>
      </w:r>
      <w:r>
        <w:fldChar w:fldCharType="end"/>
      </w:r>
    </w:p>
    <w:p w:rsidR="004E2C6D" w:rsidP="4218B1EF" w:rsidRDefault="004E2C6D" w14:paraId="42833355" w14:textId="1618913B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"_Toc1094977183" </w:instrText>
      </w:r>
      <w:r>
        <w:fldChar w:fldCharType="separate"/>
      </w:r>
      <w:r w:rsidR="4218B1EF">
        <w:rPr/>
        <w:t>1.11</w:t>
      </w:r>
      <w:r>
        <w:tab/>
      </w:r>
      <w:r w:rsidR="4218B1EF">
        <w:rPr/>
        <w:t>Telas e Navegação / Protótipo de alta fidelidade do projeto Web</w:t>
      </w:r>
      <w:r>
        <w:tab/>
      </w:r>
      <w:r>
        <w:fldChar w:fldCharType="begin"/>
      </w:r>
      <w:r>
        <w:instrText xml:space="preserve">PAGEREF _Toc1094977183 \h</w:instrText>
      </w:r>
      <w:r>
        <w:fldChar w:fldCharType="separate"/>
      </w:r>
      <w:r w:rsidR="4218B1EF">
        <w:rPr/>
        <w:t>34</w:t>
      </w:r>
      <w:r>
        <w:fldChar w:fldCharType="end"/>
      </w:r>
      <w:r>
        <w:fldChar w:fldCharType="end"/>
      </w:r>
    </w:p>
    <w:p w:rsidR="004E2C6D" w:rsidP="4218B1EF" w:rsidRDefault="004E2C6D" w14:paraId="3E552091" w14:textId="349078AA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"_Toc305543822" </w:instrText>
      </w:r>
      <w:r>
        <w:fldChar w:fldCharType="separate"/>
      </w:r>
      <w:r w:rsidR="4218B1EF">
        <w:rPr/>
        <w:t>1.12</w:t>
      </w:r>
      <w:r>
        <w:tab/>
      </w:r>
      <w:r w:rsidR="4218B1EF">
        <w:rPr/>
        <w:t>Manual do usuário (Web)</w:t>
      </w:r>
      <w:r>
        <w:tab/>
      </w:r>
      <w:r>
        <w:fldChar w:fldCharType="begin"/>
      </w:r>
      <w:r>
        <w:instrText xml:space="preserve">PAGEREF _Toc305543822 \h</w:instrText>
      </w:r>
      <w:r>
        <w:fldChar w:fldCharType="separate"/>
      </w:r>
      <w:r w:rsidR="4218B1EF">
        <w:rPr/>
        <w:t>34</w:t>
      </w:r>
      <w:r>
        <w:fldChar w:fldCharType="end"/>
      </w:r>
      <w:r>
        <w:fldChar w:fldCharType="end"/>
      </w:r>
    </w:p>
    <w:p w:rsidR="004E2C6D" w:rsidP="4218B1EF" w:rsidRDefault="004E2C6D" w14:paraId="62CF2899" w14:textId="47D05541">
      <w:pPr>
        <w:pStyle w:val="TOC2"/>
        <w:tabs>
          <w:tab w:val="left" w:leader="none" w:pos="600"/>
          <w:tab w:val="left" w:leader="dot" w:pos="8820"/>
        </w:tabs>
      </w:pPr>
      <w:r>
        <w:fldChar w:fldCharType="begin"/>
      </w:r>
      <w:r>
        <w:instrText xml:space="preserve">HYPERLINK  \l  "_Toc1095963853" </w:instrText>
      </w:r>
      <w:r>
        <w:fldChar w:fldCharType="separate"/>
      </w:r>
      <w:r w:rsidR="4218B1EF">
        <w:rPr/>
        <w:t>1.13</w:t>
      </w:r>
      <w:r>
        <w:tab/>
      </w:r>
      <w:r w:rsidR="4218B1EF">
        <w:rPr/>
        <w:t>Quadro Resumo</w:t>
      </w:r>
      <w:r>
        <w:tab/>
      </w:r>
      <w:r>
        <w:fldChar w:fldCharType="begin"/>
      </w:r>
      <w:r>
        <w:instrText xml:space="preserve">PAGEREF _Toc1095963853 \h</w:instrText>
      </w:r>
      <w:r>
        <w:fldChar w:fldCharType="separate"/>
      </w:r>
      <w:r w:rsidR="4218B1EF">
        <w:rPr/>
        <w:t>34</w:t>
      </w:r>
      <w:r>
        <w:fldChar w:fldCharType="end"/>
      </w:r>
      <w:r>
        <w:fldChar w:fldCharType="end"/>
      </w:r>
    </w:p>
    <w:p w:rsidR="0010578B" w:rsidP="5F990456" w:rsidRDefault="00C07253" w14:paraId="40557230" w14:textId="62284ADE">
      <w:pPr>
        <w:pStyle w:val="TOC1"/>
        <w:spacing w:after="30" w:line="360" w:lineRule="auto"/>
        <w:rPr>
          <w:sz w:val="24"/>
          <w:szCs w:val="24"/>
        </w:rPr>
      </w:pPr>
      <w:r>
        <w:fldChar w:fldCharType="end"/>
      </w:r>
    </w:p>
    <w:p w:rsidR="0032073B" w:rsidP="5F990456" w:rsidRDefault="0032073B" w14:paraId="290A77E7" w14:textId="77777777">
      <w:pPr>
        <w:widowControl w:val="0"/>
        <w:tabs>
          <w:tab w:val="left" w:pos="8647"/>
          <w:tab w:val="left" w:pos="8789"/>
          <w:tab w:val="left" w:pos="8931"/>
        </w:tabs>
        <w:spacing w:line="360" w:lineRule="auto"/>
        <w:ind w:left="576"/>
        <w:jc w:val="both"/>
        <w:sectPr w:rsidR="0032073B" w:rsidSect="00AD2A81">
          <w:headerReference w:type="even" r:id="rId11"/>
          <w:headerReference w:type="default" r:id="rId12"/>
          <w:footerReference w:type="default" r:id="rId13"/>
          <w:pgSz w:w="11907" w:h="16840" w:orient="portrait" w:code="9"/>
          <w:pgMar w:top="1701" w:right="1134" w:bottom="1134" w:left="1701" w:header="1134" w:footer="0" w:gutter="0"/>
          <w:cols w:space="720"/>
        </w:sectPr>
      </w:pPr>
    </w:p>
    <w:p w:rsidRPr="002F0C7C" w:rsidR="0036430B" w:rsidP="5C88E6E6" w:rsidRDefault="5F990456" w14:paraId="11A691F1" w14:textId="77777777">
      <w:pPr>
        <w:pStyle w:val="Heading1"/>
        <w:tabs>
          <w:tab w:val="clear" w:pos="432"/>
          <w:tab w:val="left" w:pos="426"/>
          <w:tab w:val="num" w:pos="1584"/>
        </w:tabs>
        <w:spacing w:after="30" w:line="360" w:lineRule="auto"/>
        <w:ind w:left="-15" w:firstLine="709"/>
        <w:jc w:val="both"/>
        <w:rPr>
          <w:rFonts w:ascii="Times New Roman" w:hAnsi="Times New Roman" w:eastAsia="Times New Roman" w:cs="Times New Roman"/>
          <w:caps w:val="1"/>
        </w:rPr>
      </w:pPr>
      <w:bookmarkStart w:name="_Toc36018016" w:id="1"/>
      <w:bookmarkStart w:name="_Toc581289114" w:id="34578853"/>
      <w:r w:rsidRPr="4218B1EF" w:rsidR="4218B1EF">
        <w:rPr>
          <w:rFonts w:ascii="Times New Roman" w:hAnsi="Times New Roman" w:eastAsia="Times New Roman" w:cs="Times New Roman"/>
        </w:rPr>
        <w:t>DOCUMENTAÇÃO DO PROJETO</w:t>
      </w:r>
      <w:bookmarkEnd w:id="34578853"/>
    </w:p>
    <w:p w:rsidR="5F990456" w:rsidP="5C88E6E6" w:rsidRDefault="5F990456" w14:paraId="7485046E" w14:textId="52F5E156">
      <w:pPr>
        <w:tabs>
          <w:tab w:val="left" w:pos="426"/>
          <w:tab w:val="num" w:pos="1584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002660B6" w:rsidP="5C88E6E6" w:rsidRDefault="5F990456" w14:paraId="3E3986CB" w14:textId="77777777">
      <w:pPr>
        <w:pStyle w:val="Heading2"/>
        <w:tabs>
          <w:tab w:val="clear" w:pos="1144"/>
          <w:tab w:val="num" w:pos="568"/>
        </w:tabs>
        <w:spacing w:after="30"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End w:id="1"/>
      <w:bookmarkStart w:name="_Toc242382275" w:id="417142139"/>
      <w:r w:rsidRPr="4218B1EF" w:rsidR="4218B1EF">
        <w:rPr>
          <w:rFonts w:ascii="Times New Roman" w:hAnsi="Times New Roman" w:eastAsia="Times New Roman" w:cs="Times New Roman"/>
        </w:rPr>
        <w:t>Responsáveis pelo projeto</w:t>
      </w:r>
      <w:bookmarkEnd w:id="417142139"/>
    </w:p>
    <w:p w:rsidRPr="00340B47" w:rsidR="004965BC" w:rsidP="5C88E6E6" w:rsidRDefault="004965BC" w14:paraId="3FF4F516" w14:textId="77777777">
      <w:pPr>
        <w:spacing w:after="30"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tbl>
      <w:tblPr>
        <w:tblW w:w="9214" w:type="dxa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992"/>
        <w:gridCol w:w="4766"/>
        <w:gridCol w:w="2747"/>
      </w:tblGrid>
      <w:tr w:rsidRPr="00472895" w:rsidR="004965BC" w:rsidTr="5C88E6E6" w14:paraId="2D67D176" w14:textId="77777777">
        <w:tc>
          <w:tcPr>
            <w:tcW w:w="92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472895" w:rsidR="004965BC" w:rsidP="5C88E6E6" w:rsidRDefault="004965BC" w14:paraId="336B1094" w14:textId="77777777">
            <w:pPr>
              <w:spacing w:before="100" w:beforeAutospacing="on" w:after="30"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C88E6E6">
              <w:rPr>
                <w:rFonts w:ascii="Times New Roman" w:hAnsi="Times New Roman" w:eastAsia="Times New Roman" w:cs="Times New Roman"/>
                <w:b w:val="1"/>
                <w:bCs w:val="1"/>
                <w:u w:val="single"/>
              </w:rPr>
              <w:br w:type="page"/>
            </w: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</w:rPr>
              <w:t>Nome do Sistema / Nome de Referência do Sistema</w:t>
            </w:r>
          </w:p>
        </w:tc>
      </w:tr>
      <w:tr w:rsidRPr="00472895" w:rsidR="004965BC" w:rsidTr="5C88E6E6" w14:paraId="43F4D901" w14:textId="77777777">
        <w:trPr>
          <w:cantSplit/>
        </w:trPr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472895" w:rsidR="004965BC" w:rsidP="5C88E6E6" w:rsidRDefault="5F990456" w14:paraId="02DB7197" w14:textId="77777777">
            <w:pPr>
              <w:spacing w:before="100" w:beforeAutospacing="on" w:after="30" w:line="360" w:lineRule="auto"/>
              <w:ind w:firstLine="540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</w:rPr>
              <w:t>Turma</w:t>
            </w:r>
          </w:p>
        </w:tc>
        <w:tc>
          <w:tcPr>
            <w:tcW w:w="75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472895" w:rsidR="004965BC" w:rsidP="5C88E6E6" w:rsidRDefault="5F990456" w14:paraId="37A1598A" w14:textId="485A1983">
            <w:pPr>
              <w:spacing w:before="100" w:beforeAutospacing="on" w:after="30" w:line="360" w:lineRule="auto"/>
              <w:ind w:firstLine="540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</w:rPr>
              <w:t>INF2FM</w:t>
            </w:r>
          </w:p>
        </w:tc>
      </w:tr>
      <w:tr w:rsidRPr="00472895" w:rsidR="004965BC" w:rsidTr="5C88E6E6" w14:paraId="7947CFC3" w14:textId="77777777">
        <w:trPr>
          <w:cantSplit/>
          <w:trHeight w:val="480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72895" w:rsidR="004965BC" w:rsidP="5C88E6E6" w:rsidRDefault="5F990456" w14:paraId="2335CBFD" w14:textId="77777777">
            <w:pPr>
              <w:spacing w:before="100" w:beforeAutospacing="on" w:after="30"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</w:rPr>
              <w:t>Nº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72895" w:rsidR="004965BC" w:rsidP="5C88E6E6" w:rsidRDefault="5F990456" w14:paraId="61DF6D78" w14:textId="77777777">
            <w:pPr>
              <w:spacing w:before="100" w:beforeAutospacing="on" w:after="30" w:line="360" w:lineRule="auto"/>
              <w:ind w:firstLine="355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</w:rPr>
              <w:t>RM</w:t>
            </w:r>
          </w:p>
        </w:tc>
        <w:tc>
          <w:tcPr>
            <w:tcW w:w="4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72895" w:rsidR="004965BC" w:rsidP="5C88E6E6" w:rsidRDefault="5F990456" w14:paraId="53777626" w14:textId="77777777">
            <w:pPr>
              <w:spacing w:before="100" w:beforeAutospacing="on" w:after="30" w:line="360" w:lineRule="auto"/>
              <w:ind w:firstLine="208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</w:rPr>
              <w:t>Nome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72895" w:rsidR="004965BC" w:rsidP="5C88E6E6" w:rsidRDefault="5F990456" w14:paraId="28FC7CAD" w14:textId="77777777">
            <w:pPr>
              <w:spacing w:before="100" w:beforeAutospacing="on" w:after="30" w:line="360" w:lineRule="auto"/>
              <w:ind w:firstLine="130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</w:rPr>
              <w:t>Função</w:t>
            </w:r>
          </w:p>
        </w:tc>
      </w:tr>
      <w:tr w:rsidRPr="00472895" w:rsidR="004965BC" w:rsidTr="5C88E6E6" w14:paraId="42EB60CB" w14:textId="77777777">
        <w:trPr>
          <w:cantSplit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52FA60A7" w14:textId="1BF8E7F1">
            <w:pPr>
              <w:spacing w:before="100" w:beforeAutospacing="on" w:after="30"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77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6A5AC766" w14:textId="4B48DAB3">
            <w:pPr>
              <w:spacing w:before="100" w:beforeAutospacing="on" w:after="30"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99659</w:t>
            </w:r>
          </w:p>
        </w:tc>
        <w:tc>
          <w:tcPr>
            <w:tcW w:w="4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37A08100" w14:textId="7FA33D4E">
            <w:pPr>
              <w:spacing w:before="100" w:beforeAutospacing="on" w:after="30" w:line="360" w:lineRule="auto"/>
              <w:ind w:firstLine="22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Gediane França Terlesqui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2381BAE3" w14:textId="741944A9">
            <w:pPr>
              <w:spacing w:beforeAutospacing="on" w:after="30" w:line="360" w:lineRule="auto"/>
              <w:ind w:firstLine="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Front- End (CSS)</w:t>
            </w:r>
          </w:p>
        </w:tc>
      </w:tr>
      <w:tr w:rsidRPr="00472895" w:rsidR="004965BC" w:rsidTr="5C88E6E6" w14:paraId="50201B95" w14:textId="77777777">
        <w:trPr>
          <w:cantSplit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5AED2CC7" w14:textId="5359F2F3">
            <w:pPr>
              <w:spacing w:beforeAutospacing="on" w:after="30"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119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57DBB0BF" w14:textId="14482D14">
            <w:pPr>
              <w:spacing w:before="100" w:beforeAutospacing="on" w:after="30"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99662</w:t>
            </w:r>
          </w:p>
        </w:tc>
        <w:tc>
          <w:tcPr>
            <w:tcW w:w="4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22188327" w14:textId="46B3F07E">
            <w:pPr>
              <w:spacing w:before="100" w:beforeAutospacing="on" w:after="30" w:line="360" w:lineRule="auto"/>
              <w:ind w:firstLine="22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Lucas Alves de Aquino Neto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216C3AFF" w14:textId="27A3013B">
            <w:pPr>
              <w:spacing w:before="100" w:beforeAutospacing="on" w:after="30" w:line="360" w:lineRule="auto"/>
              <w:ind w:firstLine="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Front-End (JS)</w:t>
            </w:r>
          </w:p>
        </w:tc>
      </w:tr>
      <w:tr w:rsidRPr="00472895" w:rsidR="004965BC" w:rsidTr="5C88E6E6" w14:paraId="76E2B664" w14:textId="77777777">
        <w:trPr>
          <w:cantSplit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7ACEFFE3" w14:textId="66768DAB">
            <w:pPr>
              <w:spacing w:before="100" w:beforeAutospacing="on" w:after="30"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224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723BA2B8" w14:textId="4C53C744">
            <w:pPr>
              <w:spacing w:before="100" w:beforeAutospacing="on" w:after="30"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99647</w:t>
            </w:r>
          </w:p>
        </w:tc>
        <w:tc>
          <w:tcPr>
            <w:tcW w:w="4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74DE6567" w14:textId="3BF3D9EC">
            <w:pPr>
              <w:spacing w:before="100" w:beforeAutospacing="on" w:after="30" w:line="360" w:lineRule="auto"/>
              <w:ind w:firstLine="22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Mateus Paes Alves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12E5044D" w14:textId="3ECAE9DD">
            <w:pPr>
              <w:spacing w:before="100" w:beforeAutospacing="on" w:after="30" w:line="360" w:lineRule="auto"/>
              <w:ind w:firstLine="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Gerente Backend (Java)</w:t>
            </w:r>
          </w:p>
        </w:tc>
      </w:tr>
      <w:tr w:rsidRPr="00472895" w:rsidR="004965BC" w:rsidTr="5C88E6E6" w14:paraId="4F585A2F" w14:textId="77777777">
        <w:trPr>
          <w:cantSplit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727C11E9" w14:textId="7E561E03">
            <w:pPr>
              <w:spacing w:before="100" w:beforeAutospacing="on" w:after="30"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225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1CC813F4" w14:textId="439D6FEB">
            <w:pPr>
              <w:spacing w:before="100" w:beforeAutospacing="on" w:after="30"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99731</w:t>
            </w:r>
          </w:p>
        </w:tc>
        <w:tc>
          <w:tcPr>
            <w:tcW w:w="4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42B2384E" w14:textId="647FB55E">
            <w:pPr>
              <w:spacing w:before="100" w:beforeAutospacing="on" w:after="30" w:line="360" w:lineRule="auto"/>
              <w:ind w:firstLine="22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Pablo Ruan Marques dos Santos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4A26D8CF" w14:textId="52903697">
            <w:pPr>
              <w:spacing w:before="100" w:beforeAutospacing="on" w:after="30" w:line="360" w:lineRule="auto"/>
              <w:ind w:firstLine="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Front-End (HTML)</w:t>
            </w:r>
          </w:p>
        </w:tc>
      </w:tr>
      <w:tr w:rsidRPr="00472895" w:rsidR="004965BC" w:rsidTr="5C88E6E6" w14:paraId="45A2DB55" w14:textId="77777777">
        <w:trPr>
          <w:cantSplit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0B88A6E0" w14:textId="1A3D2562">
            <w:pPr>
              <w:spacing w:before="100" w:beforeAutospacing="on" w:after="30"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228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1476A523" w14:textId="1E26C406">
            <w:pPr>
              <w:spacing w:before="100" w:beforeAutospacing="on" w:after="30"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99595</w:t>
            </w:r>
          </w:p>
        </w:tc>
        <w:tc>
          <w:tcPr>
            <w:tcW w:w="4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26A9E750" w14:textId="1B4F99B6">
            <w:pPr>
              <w:spacing w:before="100" w:beforeAutospacing="on" w:after="30" w:line="360" w:lineRule="auto"/>
              <w:ind w:firstLine="22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Raul César Araujo de Oliveira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5F1BB95C" w14:textId="16F7A693">
            <w:pPr>
              <w:spacing w:before="100" w:beforeAutospacing="on" w:after="30" w:line="360" w:lineRule="auto"/>
              <w:ind w:firstLine="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Backend (JS)</w:t>
            </w:r>
          </w:p>
        </w:tc>
      </w:tr>
      <w:tr w:rsidRPr="00472895" w:rsidR="004965BC" w:rsidTr="5C88E6E6" w14:paraId="04DA1633" w14:textId="77777777">
        <w:trPr>
          <w:cantSplit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13C52EB6" w14:textId="0A77FACC">
            <w:pPr>
              <w:spacing w:before="100" w:beforeAutospacing="on" w:after="30"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229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0E9DC600" w14:textId="47C1315B">
            <w:pPr>
              <w:spacing w:before="100" w:beforeAutospacing="on" w:after="30"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99666</w:t>
            </w:r>
          </w:p>
        </w:tc>
        <w:tc>
          <w:tcPr>
            <w:tcW w:w="4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55C1A539" w14:textId="11412F9F">
            <w:pPr>
              <w:spacing w:before="100" w:beforeAutospacing="on" w:after="30" w:line="360" w:lineRule="auto"/>
              <w:ind w:firstLine="22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Raul Volotão Lopes Gonçalves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72895" w:rsidR="004965BC" w:rsidP="5C88E6E6" w:rsidRDefault="5F990456" w14:paraId="00EC5088" w14:textId="400BD0C1">
            <w:pPr>
              <w:spacing w:before="100" w:beforeAutospacing="on" w:after="30" w:line="360" w:lineRule="auto"/>
              <w:ind w:firstLine="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(Banco de Dados)</w:t>
            </w:r>
          </w:p>
        </w:tc>
      </w:tr>
    </w:tbl>
    <w:p w:rsidRPr="00F312E2" w:rsidR="004965BC" w:rsidP="5C88E6E6" w:rsidRDefault="004965BC" w14:paraId="3D925D1F" w14:textId="77777777">
      <w:pPr>
        <w:spacing w:before="100" w:beforeAutospacing="on" w:after="30"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004965BC" w:rsidP="5C88E6E6" w:rsidRDefault="5F990456" w14:paraId="330B553F" w14:textId="7D83AB91">
      <w:pPr>
        <w:pStyle w:val="Heading2"/>
        <w:tabs>
          <w:tab w:val="clear" w:pos="1144"/>
          <w:tab w:val="num" w:pos="568"/>
        </w:tabs>
        <w:spacing w:after="30"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Start w:name="_Toc1759110600" w:id="40947419"/>
      <w:r w:rsidRPr="4218B1EF" w:rsidR="4218B1EF">
        <w:rPr>
          <w:rFonts w:ascii="Times New Roman" w:hAnsi="Times New Roman" w:eastAsia="Times New Roman" w:cs="Times New Roman"/>
        </w:rPr>
        <w:t>Introdução</w:t>
      </w:r>
      <w:bookmarkEnd w:id="40947419"/>
    </w:p>
    <w:p w:rsidR="2D2CAD86" w:rsidP="5C88E6E6" w:rsidRDefault="2D2CAD86" w14:paraId="17CDDAEE" w14:textId="13CC760E">
      <w:pPr>
        <w:tabs>
          <w:tab w:val="num" w:pos="568"/>
        </w:tabs>
        <w:spacing w:after="30"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Pr="00603FE7" w:rsidR="004965BC" w:rsidP="5C88E6E6" w:rsidRDefault="5F990456" w14:paraId="6C5D090C" w14:textId="12A44E42">
      <w:pPr>
        <w:spacing w:before="240" w:after="30"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A saúde física e a mobilidade motora constituem pilares fundamentais para a qualidade de vida. No Brasil, observa-se um aumento expressivo de disfunções musculoesqueléticas associadas tanto ao sedentarismo quanto a lesões ocupacionais e esportivas, demandando tratamentos fisioterapêuticos contínuos.</w:t>
      </w:r>
    </w:p>
    <w:p w:rsidRPr="00603FE7" w:rsidR="004965BC" w:rsidP="5C88E6E6" w:rsidRDefault="5F990456" w14:paraId="5B295BD8" w14:textId="1364377F">
      <w:pPr>
        <w:spacing w:before="240" w:after="30"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Entretanto, o ecossistema atual de fisioterapia enfrenta sérios gargalos operacionais: a dependência de processos manuais de agendamento gera altas taxas de absenteísmo (</w:t>
      </w:r>
      <w:r w:rsidRPr="5C88E6E6" w:rsidR="5C88E6E6">
        <w:rPr>
          <w:rFonts w:ascii="Times New Roman" w:hAnsi="Times New Roman" w:eastAsia="Times New Roman" w:cs="Times New Roman"/>
          <w:i w:val="1"/>
          <w:iCs w:val="1"/>
        </w:rPr>
        <w:t>no-shows</w:t>
      </w:r>
      <w:r w:rsidRPr="5C88E6E6" w:rsidR="5C88E6E6">
        <w:rPr>
          <w:rFonts w:ascii="Times New Roman" w:hAnsi="Times New Roman" w:eastAsia="Times New Roman" w:cs="Times New Roman"/>
        </w:rPr>
        <w:t>), enquanto a falta de acompanhamento ativo fora do consultório leva ao abandono do tratamento domiciliar por parte dos pacientes.</w:t>
      </w:r>
    </w:p>
    <w:p w:rsidRPr="00603FE7" w:rsidR="004965BC" w:rsidP="5C88E6E6" w:rsidRDefault="5F990456" w14:paraId="5DC414E9" w14:textId="2101B301">
      <w:pPr>
        <w:spacing w:before="240" w:after="30"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 xml:space="preserve">Diante desse cenário, propõe-se o desenvolvimento do </w:t>
      </w: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KINETIX</w:t>
      </w:r>
      <w:r w:rsidRPr="5C88E6E6" w:rsidR="5C88E6E6">
        <w:rPr>
          <w:rFonts w:ascii="Times New Roman" w:hAnsi="Times New Roman" w:eastAsia="Times New Roman" w:cs="Times New Roman"/>
        </w:rPr>
        <w:t>, uma plataforma digital composta por um Portal Web (voltado ao público e aos fisioterapeutas) e um Aplicativo Mobile (focado nos pacientes). O sistema oferece busca por geolocalização (GPS), agendamento autônomo em tempo real, prontuário digital e uma área de reabilitação com prescrição de exercícios, cronômetro e diário de dor.</w:t>
      </w:r>
    </w:p>
    <w:p w:rsidRPr="00603FE7" w:rsidR="004965BC" w:rsidP="5C88E6E6" w:rsidRDefault="5F990456" w14:paraId="369BF1EA" w14:textId="6BBFFD1A">
      <w:pPr>
        <w:spacing w:before="240" w:after="30"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O objetivo do projeto é modernizar a gestão de atendimento fisioterapêutico, promover a inclusão digital de profissionais autônomos e garantir maior adesão dos pacientes ao tratamento, alinhando-se à ODS 3 da ONU (Saúde e Bem-Estar).</w:t>
      </w:r>
    </w:p>
    <w:p w:rsidR="5F990456" w:rsidP="5C88E6E6" w:rsidRDefault="5F990456" w14:paraId="30E2821B" w14:textId="709F72B5">
      <w:pPr>
        <w:spacing w:before="240" w:after="30"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5F990456" w:rsidP="5C88E6E6" w:rsidRDefault="5F990456" w14:paraId="686F80DB" w14:textId="15DD8796">
      <w:pPr>
        <w:pStyle w:val="Heading2"/>
        <w:tabs>
          <w:tab w:val="clear" w:pos="1144"/>
          <w:tab w:val="num" w:pos="568"/>
        </w:tabs>
        <w:spacing w:after="300"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Start w:name="_Toc2105176345" w:id="264157455"/>
      <w:r w:rsidRPr="4218B1EF" w:rsidR="4218B1EF">
        <w:rPr>
          <w:rFonts w:ascii="Times New Roman" w:hAnsi="Times New Roman" w:eastAsia="Times New Roman" w:cs="Times New Roman"/>
        </w:rPr>
        <w:t>Justificativa do Projeto</w:t>
      </w:r>
      <w:bookmarkEnd w:id="264157455"/>
    </w:p>
    <w:p w:rsidR="5F990456" w:rsidP="5C88E6E6" w:rsidRDefault="5F990456" w14:paraId="533D0BC6" w14:textId="3AD74A75">
      <w:pPr>
        <w:tabs>
          <w:tab w:val="num" w:pos="568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5F990456" w:rsidP="5C88E6E6" w:rsidRDefault="5F990456" w14:paraId="667C98B8" w14:textId="726FB154">
      <w:pPr>
        <w:spacing w:before="240" w:after="300"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A busca por qualidade de vida e pela reabilitação física eficiente enfrenta desafios impostos pela rotina acelerada da sociedade moderna. No âmbito da fisioterapia, a descontinuidade dos exercícios domiciliares e as barreiras de comunicação no agendamento reduzem a eficácia do tratamento. O projeto KINETIX justifica-se pela necessidade premente de conectar clínicas e profissionais autônomos aos seus pacientes por meio da tecnologia.</w:t>
      </w:r>
    </w:p>
    <w:p w:rsidR="5F990456" w:rsidP="5C88E6E6" w:rsidRDefault="5F990456" w14:paraId="180E253F" w14:textId="7C30C778">
      <w:pPr>
        <w:spacing w:before="240" w:after="300"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Sob a perspectiva do profissional de saúde, o KINETIX otimiza o tempo de gestão clínica. A automação da agenda em tempo real elimina controles manuais em planilhas ou papel e minimiza horários ociosos gerados por cancelamentos de última hora. Ademais, a plataforma atua como uma vitrine digital, permitindo que fisioterapeutas expandam sua visibilidade no mercado sem custos excessivos com marketing intermediário.</w:t>
      </w:r>
    </w:p>
    <w:p w:rsidR="5F990456" w:rsidP="5C88E6E6" w:rsidRDefault="5F990456" w14:paraId="0DCC2CBD" w14:textId="190A0375">
      <w:pPr>
        <w:spacing w:before="240" w:after="300"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Sob a ótica do paciente, o sistema desburocratiza o acesso aos cuidados físicos. Ao disponibilizar busca pública e navegação livre por GPS (sem obrigatoriedade de login para pesquisa), o usuário obtém total transparência para comparar especialidades e selecionar o melhor horário disponível. Na área logada, o aplicativo mobile transforma o smartphone em um assistente de reabilitação, promovendo engajamento por meio de cronômetros e registros diários de evolução da dor.</w:t>
      </w:r>
    </w:p>
    <w:p w:rsidR="5F990456" w:rsidP="5C88E6E6" w:rsidRDefault="5F990456" w14:paraId="4BEAFD1D" w14:textId="1D53D044">
      <w:pPr>
        <w:spacing w:before="240" w:after="300"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Tecnicamente, a proposta justifica-se pela consolidação de conhecimentos do Curso Técnico em Informática mediante o uso de tecnologias de mercado: backend em Java 21 com Spring Boot 3, frontend web com React + Vite, mobile com React Native + Expo e persistência de dados em SQL Server, aplicando rigorosos padrões de segurança, concorrência e conformidade com a LGPD.</w:t>
      </w:r>
    </w:p>
    <w:p w:rsidR="5F990456" w:rsidP="5C88E6E6" w:rsidRDefault="5F990456" w14:paraId="1BD33607" w14:textId="0A3D2609">
      <w:pPr>
        <w:spacing w:before="30" w:after="300" w:line="360" w:lineRule="auto"/>
        <w:ind w:firstLine="567"/>
        <w:jc w:val="both"/>
        <w:rPr>
          <w:del w:author="Elisangela Gomes" w:date="2026-04-09T14:38:00Z" w16du:dateUtc="2026-04-09T14:38:41Z" w:id="1625634233"/>
          <w:rFonts w:ascii="Times New Roman" w:hAnsi="Times New Roman" w:eastAsia="Times New Roman" w:cs="Times New Roman"/>
        </w:rPr>
      </w:pPr>
    </w:p>
    <w:p w:rsidR="24A4B926" w:rsidP="5C88E6E6" w:rsidRDefault="5F990456" w14:paraId="34528496" w14:textId="7A7A7625">
      <w:pPr>
        <w:pStyle w:val="Heading2"/>
        <w:tabs>
          <w:tab w:val="clear" w:pos="1144"/>
          <w:tab w:val="num" w:pos="568"/>
        </w:tabs>
        <w:spacing w:before="30" w:after="300"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Start w:name="_Toc88847065" w:id="2064967961"/>
      <w:r w:rsidRPr="4218B1EF" w:rsidR="4218B1EF">
        <w:rPr>
          <w:rFonts w:ascii="Times New Roman" w:hAnsi="Times New Roman" w:eastAsia="Times New Roman" w:cs="Times New Roman"/>
        </w:rPr>
        <w:t>Cenário Atual</w:t>
      </w:r>
      <w:bookmarkEnd w:id="2064967961"/>
    </w:p>
    <w:p w:rsidR="24A4B926" w:rsidP="5C88E6E6" w:rsidRDefault="24A4B926" w14:paraId="2141D145" w14:textId="260AAA25">
      <w:pPr>
        <w:tabs>
          <w:tab w:val="num" w:pos="568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24A4B926" w:rsidP="5C88E6E6" w:rsidRDefault="5F990456" w14:paraId="6E0DECDF" w14:textId="76335A22">
      <w:pPr>
        <w:spacing w:before="240" w:after="300"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O projeto KINETIX encontra-se em fase ativa de desenvolvimento e estruturação arquitetural. A equipe organizou a distribuição das tarefas com base nos perfis técnicos e na infraestrutura disponível, garantindo máxima produtividade:</w:t>
      </w:r>
    </w:p>
    <w:p w:rsidR="24A4B926" w:rsidP="5C88E6E6" w:rsidRDefault="5F990456" w14:paraId="0E8FE2E4" w14:textId="00706B62">
      <w:pPr>
        <w:pStyle w:val="ListParagraph"/>
        <w:numPr>
          <w:ilvl w:val="0"/>
          <w:numId w:val="8"/>
        </w:numPr>
        <w:spacing w:before="240" w:after="30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Gerência e Backend (Java / Spring Boot):</w:t>
      </w:r>
      <w:r w:rsidRPr="5C88E6E6" w:rsidR="5C88E6E6">
        <w:rPr>
          <w:rFonts w:ascii="Times New Roman" w:hAnsi="Times New Roman" w:eastAsia="Times New Roman" w:cs="Times New Roman"/>
        </w:rPr>
        <w:t xml:space="preserve"> Mateus Paes e Raul César atuam na construção da API RESTful, controle de acesso baseado em funções (Role-Based Access Control), autenticação com JWT e lógica de agendamento.</w:t>
      </w:r>
    </w:p>
    <w:p w:rsidR="24A4B926" w:rsidP="5C88E6E6" w:rsidRDefault="5F990456" w14:paraId="1929EE06" w14:textId="71F88315">
      <w:pPr>
        <w:pStyle w:val="ListParagraph"/>
        <w:numPr>
          <w:ilvl w:val="0"/>
          <w:numId w:val="8"/>
        </w:numPr>
        <w:spacing w:before="240" w:after="3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Banco de Dados (SQL Server):</w:t>
      </w:r>
      <w:r w:rsidRPr="5C88E6E6" w:rsidR="5C88E6E6">
        <w:rPr>
          <w:rFonts w:ascii="Times New Roman" w:hAnsi="Times New Roman" w:eastAsia="Times New Roman" w:cs="Times New Roman"/>
        </w:rPr>
        <w:t xml:space="preserve"> Raul Volotão responsabiliza-se pela modelagem relacional, gerenciamento das </w:t>
      </w:r>
      <w:r w:rsidRPr="5C88E6E6" w:rsidR="5C88E6E6">
        <w:rPr>
          <w:rFonts w:ascii="Times New Roman" w:hAnsi="Times New Roman" w:eastAsia="Times New Roman" w:cs="Times New Roman"/>
          <w:i w:val="1"/>
          <w:iCs w:val="1"/>
        </w:rPr>
        <w:t>migrations</w:t>
      </w:r>
      <w:r w:rsidRPr="5C88E6E6" w:rsidR="5C88E6E6">
        <w:rPr>
          <w:rFonts w:ascii="Times New Roman" w:hAnsi="Times New Roman" w:eastAsia="Times New Roman" w:cs="Times New Roman"/>
        </w:rPr>
        <w:t xml:space="preserve"> via Flyway, criação de </w:t>
      </w:r>
      <w:r w:rsidRPr="5C88E6E6" w:rsidR="5C88E6E6">
        <w:rPr>
          <w:rFonts w:ascii="Times New Roman" w:hAnsi="Times New Roman" w:eastAsia="Times New Roman" w:cs="Times New Roman"/>
          <w:i w:val="1"/>
          <w:iCs w:val="1"/>
        </w:rPr>
        <w:t>indexes</w:t>
      </w:r>
      <w:r w:rsidRPr="5C88E6E6" w:rsidR="5C88E6E6">
        <w:rPr>
          <w:rFonts w:ascii="Times New Roman" w:hAnsi="Times New Roman" w:eastAsia="Times New Roman" w:cs="Times New Roman"/>
        </w:rPr>
        <w:t xml:space="preserve"> e implementação de travas transacionais (</w:t>
      </w:r>
      <w:r w:rsidRPr="5C88E6E6" w:rsidR="5C88E6E6">
        <w:rPr>
          <w:rFonts w:ascii="Times New Roman" w:hAnsi="Times New Roman" w:eastAsia="Times New Roman" w:cs="Times New Roman"/>
          <w:i w:val="1"/>
          <w:iCs w:val="1"/>
        </w:rPr>
        <w:t>locks</w:t>
      </w:r>
      <w:r w:rsidRPr="5C88E6E6" w:rsidR="5C88E6E6">
        <w:rPr>
          <w:rFonts w:ascii="Times New Roman" w:hAnsi="Times New Roman" w:eastAsia="Times New Roman" w:cs="Times New Roman"/>
        </w:rPr>
        <w:t>) contra duplo agendamento.</w:t>
      </w:r>
    </w:p>
    <w:p w:rsidR="24A4B926" w:rsidP="5C88E6E6" w:rsidRDefault="5F990456" w14:paraId="2FA6F2E2" w14:textId="6E1E6995">
      <w:pPr>
        <w:pStyle w:val="ListParagraph"/>
        <w:numPr>
          <w:ilvl w:val="0"/>
          <w:numId w:val="8"/>
        </w:numPr>
        <w:spacing w:before="240" w:after="3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Front-End Web (React + Vite):</w:t>
      </w:r>
      <w:r w:rsidRPr="5C88E6E6" w:rsidR="5C88E6E6">
        <w:rPr>
          <w:rFonts w:ascii="Times New Roman" w:hAnsi="Times New Roman" w:eastAsia="Times New Roman" w:cs="Times New Roman"/>
        </w:rPr>
        <w:t xml:space="preserve"> Lucas Alves e Pablo Ruan lideram o desenvolvimento das interfaces responsivas, abrangendo a vitrine de busca pública e o painel administrativo do fisioterapeuta.</w:t>
      </w:r>
    </w:p>
    <w:p w:rsidR="24A4B926" w:rsidP="5C88E6E6" w:rsidRDefault="5F990456" w14:paraId="7A2C059E" w14:textId="4FA14E23">
      <w:pPr>
        <w:pStyle w:val="ListParagraph"/>
        <w:numPr>
          <w:ilvl w:val="0"/>
          <w:numId w:val="8"/>
        </w:numPr>
        <w:spacing w:before="240" w:after="3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UI/UX Design e Documentação (Figma):</w:t>
      </w:r>
      <w:r w:rsidRPr="5C88E6E6" w:rsidR="5C88E6E6">
        <w:rPr>
          <w:rFonts w:ascii="Times New Roman" w:hAnsi="Times New Roman" w:eastAsia="Times New Roman" w:cs="Times New Roman"/>
        </w:rPr>
        <w:t xml:space="preserve"> Gediane França desenvolve os protótipos de alta fidelidade, fluxos de usuário, diagramas da UML e redação técnica do documento nas normas ABNT.</w:t>
      </w:r>
    </w:p>
    <w:p w:rsidR="24A4B926" w:rsidP="5C88E6E6" w:rsidRDefault="5F990456" w14:paraId="236EE6E8" w14:textId="6453D56D">
      <w:pPr>
        <w:spacing w:before="240" w:after="30"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A equipe utiliza o GitHub para controle de versão e gerenciamento de tarefas (Kanban via GitHub Projects). O ambiente de desenvolvimento conta com VS Code e IntelliJ IDEA, com backups agendados no banco de dados e políticas de segurança HTTPS/TLS em vigor.</w:t>
      </w:r>
    </w:p>
    <w:p w:rsidR="5F990456" w:rsidP="5C88E6E6" w:rsidRDefault="5F990456" w14:paraId="7E18636B" w14:textId="231DCD2B">
      <w:pPr>
        <w:spacing w:before="240" w:after="30"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Pr="00603FE7" w:rsidR="004965BC" w:rsidP="5C88E6E6" w:rsidRDefault="5F990456" w14:paraId="1094A5AC" w14:textId="77777777">
      <w:pPr>
        <w:pStyle w:val="Heading2"/>
        <w:tabs>
          <w:tab w:val="clear" w:pos="1144"/>
          <w:tab w:val="num" w:pos="568"/>
        </w:tabs>
        <w:spacing w:after="30"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Start w:name="_Toc24885715" w:id="1924322877"/>
      <w:r w:rsidRPr="4218B1EF" w:rsidR="4218B1EF">
        <w:rPr>
          <w:rFonts w:ascii="Times New Roman" w:hAnsi="Times New Roman" w:eastAsia="Times New Roman" w:cs="Times New Roman"/>
        </w:rPr>
        <w:t>Descrição dos problemas</w:t>
      </w:r>
      <w:bookmarkEnd w:id="1924322877"/>
    </w:p>
    <w:p w:rsidR="5F990456" w:rsidP="5C88E6E6" w:rsidRDefault="5F990456" w14:paraId="3FB930EF" w14:textId="5603D722">
      <w:pPr>
        <w:tabs>
          <w:tab w:val="num" w:pos="568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5F990456" w:rsidP="5C88E6E6" w:rsidRDefault="5F990456" w14:paraId="6E9102B7" w14:textId="5841522D">
      <w:pPr>
        <w:tabs>
          <w:tab w:val="num" w:pos="568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88"/>
        <w:gridCol w:w="6574"/>
      </w:tblGrid>
      <w:tr w:rsidRPr="00340B47" w:rsidR="004965BC" w:rsidTr="5C88E6E6" w14:paraId="0267A2DA" w14:textId="77777777">
        <w:tc>
          <w:tcPr>
            <w:tcW w:w="25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40B47" w:rsidR="004965BC" w:rsidP="5C88E6E6" w:rsidRDefault="5F990456" w14:paraId="0D741C5A" w14:textId="77777777">
            <w:pPr>
              <w:spacing w:before="100" w:beforeAutospacing="on" w:after="30" w:line="360" w:lineRule="auto"/>
              <w:ind w:firstLine="142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O problema</w:t>
            </w:r>
          </w:p>
        </w:tc>
        <w:tc>
          <w:tcPr>
            <w:tcW w:w="66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40B47" w:rsidR="004965BC" w:rsidP="5C88E6E6" w:rsidRDefault="5F990456" w14:paraId="3A705487" w14:textId="59753A46">
            <w:pPr>
              <w:spacing w:before="240" w:after="30"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Dificuldade no acesso e agendamento de serviços de fisioterapia, associada ao fraco acompanhamento dos exercícios de reabilitação domiciliar e às elevadas taxas de ausência (</w:t>
            </w:r>
            <w:r w:rsidRPr="5C88E6E6" w:rsidR="5C88E6E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no-shows</w:t>
            </w: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) nas consultas.</w:t>
            </w:r>
          </w:p>
        </w:tc>
      </w:tr>
      <w:tr w:rsidRPr="00340B47" w:rsidR="004965BC" w:rsidTr="5C88E6E6" w14:paraId="228F89FD" w14:textId="77777777">
        <w:tc>
          <w:tcPr>
            <w:tcW w:w="25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40B47" w:rsidR="004965BC" w:rsidP="5C88E6E6" w:rsidRDefault="5F990456" w14:paraId="5CDF3692" w14:textId="77777777">
            <w:pPr>
              <w:spacing w:before="100" w:beforeAutospacing="on" w:after="30" w:line="360" w:lineRule="auto"/>
              <w:ind w:firstLine="142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Afeta</w:t>
            </w:r>
          </w:p>
        </w:tc>
        <w:tc>
          <w:tcPr>
            <w:tcW w:w="66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40B47" w:rsidR="004965BC" w:rsidP="5C88E6E6" w:rsidRDefault="5F990456" w14:paraId="03122931" w14:textId="61B2D340">
            <w:pPr>
              <w:pStyle w:val="ListParagraph"/>
              <w:numPr>
                <w:ilvl w:val="0"/>
                <w:numId w:val="8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</w:rPr>
            </w:pPr>
            <w:r w:rsidRPr="5C88E6E6" w:rsidR="5C88E6E6">
              <w:rPr>
                <w:rFonts w:ascii="Times New Roman" w:hAnsi="Times New Roman" w:eastAsia="Times New Roman" w:cs="Times New Roman"/>
              </w:rPr>
              <w:t>Pacientes em processo de reabilitação motora ou tratamento pós-operatório;</w:t>
            </w:r>
          </w:p>
          <w:p w:rsidRPr="00340B47" w:rsidR="004965BC" w:rsidP="5C88E6E6" w:rsidRDefault="5F990456" w14:paraId="53E0C11A" w14:textId="4CD2A305">
            <w:pPr>
              <w:pStyle w:val="ListParagraph"/>
              <w:numPr>
                <w:ilvl w:val="0"/>
                <w:numId w:val="8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</w:rPr>
            </w:pPr>
            <w:r w:rsidRPr="5C88E6E6" w:rsidR="5C88E6E6">
              <w:rPr>
                <w:rFonts w:ascii="Times New Roman" w:hAnsi="Times New Roman" w:eastAsia="Times New Roman" w:cs="Times New Roman"/>
              </w:rPr>
              <w:t>Atletas e praticantes de atividades físicas com lesões musculoesqueléticas;</w:t>
            </w:r>
          </w:p>
          <w:p w:rsidRPr="00340B47" w:rsidR="004965BC" w:rsidP="5C88E6E6" w:rsidRDefault="5F990456" w14:paraId="0786595E" w14:textId="2F4A4C38">
            <w:pPr>
              <w:pStyle w:val="ListParagraph"/>
              <w:numPr>
                <w:ilvl w:val="0"/>
                <w:numId w:val="8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</w:rPr>
            </w:pPr>
            <w:r w:rsidRPr="5C88E6E6" w:rsidR="5C88E6E6">
              <w:rPr>
                <w:rFonts w:ascii="Times New Roman" w:hAnsi="Times New Roman" w:eastAsia="Times New Roman" w:cs="Times New Roman"/>
              </w:rPr>
              <w:t>Idosos e portadores de dores crônicas;</w:t>
            </w:r>
          </w:p>
          <w:p w:rsidRPr="00340B47" w:rsidR="004965BC" w:rsidP="5C88E6E6" w:rsidRDefault="5F990456" w14:paraId="5FE88016" w14:textId="11081158">
            <w:pPr>
              <w:pStyle w:val="ListParagraph"/>
              <w:numPr>
                <w:ilvl w:val="0"/>
                <w:numId w:val="8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</w:rPr>
            </w:pPr>
            <w:r w:rsidRPr="5C88E6E6" w:rsidR="5C88E6E6">
              <w:rPr>
                <w:rFonts w:ascii="Times New Roman" w:hAnsi="Times New Roman" w:eastAsia="Times New Roman" w:cs="Times New Roman"/>
              </w:rPr>
              <w:t>Fisioterapeutas autônomos e gestores de pequenas clínicas.</w:t>
            </w:r>
          </w:p>
          <w:p w:rsidRPr="00340B47" w:rsidR="004965BC" w:rsidP="5C88E6E6" w:rsidRDefault="004965BC" w14:paraId="7A3D73C7" w14:textId="470ABF10">
            <w:pPr>
              <w:pStyle w:val="ListParagraph"/>
              <w:spacing w:before="100" w:beforeAutospacing="on" w:after="30"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:rsidRPr="00340B47" w:rsidR="004965BC" w:rsidTr="5C88E6E6" w14:paraId="7FDE9941" w14:textId="77777777">
        <w:tc>
          <w:tcPr>
            <w:tcW w:w="25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40B47" w:rsidR="004965BC" w:rsidP="5C88E6E6" w:rsidRDefault="5F990456" w14:paraId="77AD6993" w14:textId="77777777">
            <w:pPr>
              <w:spacing w:before="100" w:beforeAutospacing="on" w:after="30" w:line="360" w:lineRule="auto"/>
              <w:ind w:firstLine="142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Cujo impacto é</w:t>
            </w:r>
          </w:p>
        </w:tc>
        <w:tc>
          <w:tcPr>
            <w:tcW w:w="66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40B47" w:rsidR="004965BC" w:rsidP="5C88E6E6" w:rsidRDefault="5F990456" w14:paraId="03E78739" w14:textId="3604971A">
            <w:pPr>
              <w:pStyle w:val="ListParagraph"/>
              <w:numPr>
                <w:ilvl w:val="0"/>
                <w:numId w:val="8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</w:rPr>
            </w:pPr>
            <w:r w:rsidRPr="5C88E6E6" w:rsidR="5C88E6E6">
              <w:rPr>
                <w:rFonts w:ascii="Times New Roman" w:hAnsi="Times New Roman" w:eastAsia="Times New Roman" w:cs="Times New Roman"/>
              </w:rPr>
              <w:t>Abandono precoce do plano de tratamento fisioterapêutico;</w:t>
            </w:r>
          </w:p>
          <w:p w:rsidRPr="00340B47" w:rsidR="004965BC" w:rsidP="5C88E6E6" w:rsidRDefault="5F990456" w14:paraId="4BE7D3A5" w14:textId="34F335EF">
            <w:pPr>
              <w:pStyle w:val="ListParagraph"/>
              <w:numPr>
                <w:ilvl w:val="0"/>
                <w:numId w:val="8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</w:rPr>
            </w:pPr>
            <w:r w:rsidRPr="5C88E6E6" w:rsidR="5C88E6E6">
              <w:rPr>
                <w:rFonts w:ascii="Times New Roman" w:hAnsi="Times New Roman" w:eastAsia="Times New Roman" w:cs="Times New Roman"/>
              </w:rPr>
              <w:t>Perda de faturamento por parte dos profissionais devido a horários vagos;</w:t>
            </w:r>
          </w:p>
          <w:p w:rsidRPr="00340B47" w:rsidR="004965BC" w:rsidP="5C88E6E6" w:rsidRDefault="5F990456" w14:paraId="18DB9635" w14:textId="7E4675F5">
            <w:pPr>
              <w:pStyle w:val="ListParagraph"/>
              <w:numPr>
                <w:ilvl w:val="0"/>
                <w:numId w:val="8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</w:rPr>
            </w:pPr>
            <w:r w:rsidRPr="5C88E6E6" w:rsidR="5C88E6E6">
              <w:rPr>
                <w:rFonts w:ascii="Times New Roman" w:hAnsi="Times New Roman" w:eastAsia="Times New Roman" w:cs="Times New Roman"/>
              </w:rPr>
              <w:t>Desperdício de tempo em atendimentos manuais via telefone ou WhatsApp;</w:t>
            </w:r>
          </w:p>
          <w:p w:rsidRPr="00340B47" w:rsidR="004965BC" w:rsidP="5C88E6E6" w:rsidRDefault="5F990456" w14:paraId="685BDA4F" w14:textId="59C45697">
            <w:pPr>
              <w:pStyle w:val="ListParagraph"/>
              <w:numPr>
                <w:ilvl w:val="0"/>
                <w:numId w:val="8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</w:rPr>
            </w:pPr>
            <w:r w:rsidRPr="5C88E6E6" w:rsidR="5C88E6E6">
              <w:rPr>
                <w:rFonts w:ascii="Times New Roman" w:hAnsi="Times New Roman" w:eastAsia="Times New Roman" w:cs="Times New Roman"/>
              </w:rPr>
              <w:t>Agravamento de quadros clínicos pela execução incorreta ou descontinuada de exercícios em casa.</w:t>
            </w:r>
          </w:p>
          <w:p w:rsidRPr="00340B47" w:rsidR="004965BC" w:rsidP="5C88E6E6" w:rsidRDefault="004965BC" w14:paraId="52B83538" w14:textId="0C68D551">
            <w:pPr>
              <w:pStyle w:val="ListParagraph"/>
              <w:spacing w:before="100" w:beforeAutospacing="on" w:after="30" w:line="360" w:lineRule="auto"/>
              <w:ind w:left="1080" w:firstLine="709"/>
              <w:jc w:val="both"/>
              <w:rPr>
                <w:rFonts w:ascii="Times New Roman" w:hAnsi="Times New Roman" w:eastAsia="Times New Roman" w:cs="Times New Roman"/>
              </w:rPr>
            </w:pPr>
          </w:p>
        </w:tc>
      </w:tr>
      <w:tr w:rsidRPr="00340B47" w:rsidR="004965BC" w:rsidTr="5C88E6E6" w14:paraId="2C6235D3" w14:textId="77777777">
        <w:tc>
          <w:tcPr>
            <w:tcW w:w="25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40B47" w:rsidR="004965BC" w:rsidP="5C88E6E6" w:rsidRDefault="5F990456" w14:paraId="19AA52BE" w14:textId="5E6A83C8">
            <w:pPr>
              <w:spacing w:before="100" w:beforeAutospacing="on" w:after="30" w:line="360" w:lineRule="auto"/>
              <w:ind w:firstLine="142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Uma boa solução seria</w:t>
            </w:r>
          </w:p>
        </w:tc>
        <w:tc>
          <w:tcPr>
            <w:tcW w:w="66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40B47" w:rsidR="004965BC" w:rsidP="5C88E6E6" w:rsidRDefault="5F990456" w14:paraId="3F5990E8" w14:textId="03A4D330">
            <w:pPr>
              <w:spacing w:before="240" w:after="240"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Um ecossistema digital composto por Portal Web e Aplicativo Mobile integrados que ofereça:</w:t>
            </w:r>
          </w:p>
          <w:p w:rsidRPr="00340B47" w:rsidR="004965BC" w:rsidP="5C88E6E6" w:rsidRDefault="5F990456" w14:paraId="250A7DAC" w14:textId="3EBCC2DC">
            <w:pPr>
              <w:pStyle w:val="ListParagraph"/>
              <w:numPr>
                <w:ilvl w:val="0"/>
                <w:numId w:val="7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Busca pública e gratuita de profissionais por especialidade e geolocalização (GPS);</w:t>
            </w:r>
          </w:p>
          <w:p w:rsidRPr="00340B47" w:rsidR="004965BC" w:rsidP="5C88E6E6" w:rsidRDefault="5F990456" w14:paraId="3AD94D74" w14:textId="13673E07">
            <w:pPr>
              <w:pStyle w:val="ListParagraph"/>
              <w:numPr>
                <w:ilvl w:val="0"/>
                <w:numId w:val="7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Agendamento autônomo com atualização de agenda em tempo real;</w:t>
            </w:r>
          </w:p>
          <w:p w:rsidRPr="00340B47" w:rsidR="004965BC" w:rsidP="5C88E6E6" w:rsidRDefault="5F990456" w14:paraId="41E04E2B" w14:textId="07E0414E">
            <w:pPr>
              <w:pStyle w:val="ListParagraph"/>
              <w:numPr>
                <w:ilvl w:val="0"/>
                <w:numId w:val="7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Lembretes automáticos via notificações </w:t>
            </w:r>
            <w:r w:rsidRPr="5C88E6E6" w:rsidR="5C88E6E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push</w:t>
            </w: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;</w:t>
            </w:r>
          </w:p>
          <w:p w:rsidRPr="00340B47" w:rsidR="004965BC" w:rsidP="5C88E6E6" w:rsidRDefault="5F990456" w14:paraId="4D4B565C" w14:textId="0079D139">
            <w:pPr>
              <w:pStyle w:val="ListParagraph"/>
              <w:numPr>
                <w:ilvl w:val="0"/>
                <w:numId w:val="7"/>
              </w:numPr>
              <w:spacing w:before="240" w:after="240" w:line="360" w:lineRule="auto"/>
              <w:ind w:left="360" w:firstLine="709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Prescrição digital de treinos com cronômetro interativo e diário de dor (Escala Visual Analógica).</w:t>
            </w:r>
          </w:p>
          <w:p w:rsidRPr="00340B47" w:rsidR="004965BC" w:rsidP="5C88E6E6" w:rsidRDefault="004965BC" w14:paraId="36350DE1" w14:textId="10E8BDE0">
            <w:pPr>
              <w:spacing w:before="100" w:beforeAutospacing="on" w:after="30" w:line="360" w:lineRule="auto"/>
              <w:ind w:firstLine="175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:rsidRPr="00340B47" w:rsidR="004965BC" w:rsidTr="5C88E6E6" w14:paraId="54C58853" w14:textId="77777777">
        <w:tc>
          <w:tcPr>
            <w:tcW w:w="25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40B47" w:rsidR="004965BC" w:rsidP="5C88E6E6" w:rsidRDefault="5F990456" w14:paraId="4EB7A543" w14:textId="77777777">
            <w:pPr>
              <w:spacing w:before="100" w:beforeAutospacing="on" w:after="30" w:line="360" w:lineRule="auto"/>
              <w:ind w:firstLine="142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Ambiente</w:t>
            </w:r>
          </w:p>
        </w:tc>
        <w:tc>
          <w:tcPr>
            <w:tcW w:w="66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40B47" w:rsidR="004965BC" w:rsidP="5C88E6E6" w:rsidRDefault="5F990456" w14:paraId="764BCB5C" w14:textId="5A9703ED">
            <w:pPr>
              <w:spacing w:before="100" w:beforeAutospacing="on" w:after="30" w:line="360" w:lineRule="auto"/>
              <w:ind w:firstLine="175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C88E6E6" w:rsidR="5C88E6E6">
              <w:rPr>
                <w:rFonts w:ascii="Times New Roman" w:hAnsi="Times New Roman" w:eastAsia="Times New Roman" w:cs="Times New Roman"/>
                <w:sz w:val="22"/>
                <w:szCs w:val="22"/>
              </w:rPr>
              <w:t>[ x] Web       [ x ] Mobile</w:t>
            </w:r>
          </w:p>
        </w:tc>
      </w:tr>
    </w:tbl>
    <w:p w:rsidR="004965BC" w:rsidP="5C88E6E6" w:rsidRDefault="004965BC" w14:paraId="057B0FD8" w14:textId="2D66E416">
      <w:pPr>
        <w:spacing w:before="100" w:beforeAutospacing="on" w:after="100" w:afterAutospacing="on" w:line="360" w:lineRule="auto"/>
        <w:ind w:firstLine="540"/>
        <w:jc w:val="both"/>
        <w:rPr>
          <w:rFonts w:ascii="Times New Roman" w:hAnsi="Times New Roman" w:eastAsia="Times New Roman" w:cs="Times New Roman"/>
        </w:rPr>
      </w:pPr>
    </w:p>
    <w:p w:rsidRPr="00603FE7" w:rsidR="004965BC" w:rsidP="5C88E6E6" w:rsidRDefault="5F990456" w14:paraId="5D1B9414" w14:textId="77777777">
      <w:pPr>
        <w:pStyle w:val="Heading2"/>
        <w:tabs>
          <w:tab w:val="clear" w:pos="1144"/>
          <w:tab w:val="num" w:pos="568"/>
        </w:tabs>
        <w:spacing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Start w:name="_Toc1452860791" w:id="1980269913"/>
      <w:r w:rsidRPr="4218B1EF" w:rsidR="4218B1EF">
        <w:rPr>
          <w:rFonts w:ascii="Times New Roman" w:hAnsi="Times New Roman" w:eastAsia="Times New Roman" w:cs="Times New Roman"/>
        </w:rPr>
        <w:t>Escopo do Projeto</w:t>
      </w:r>
      <w:bookmarkEnd w:id="1980269913"/>
    </w:p>
    <w:p w:rsidRPr="00340B47" w:rsidR="004965BC" w:rsidP="5C88E6E6" w:rsidRDefault="004965BC" w14:paraId="7C55D421" w14:textId="60893B06">
      <w:pPr>
        <w:tabs>
          <w:tab w:val="num" w:pos="568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Pr="00340B47" w:rsidR="004965BC" w:rsidP="5C88E6E6" w:rsidRDefault="5F990456" w14:paraId="46C3A41E" w14:textId="49E46EB3">
      <w:pPr>
        <w:pStyle w:val="Heading4"/>
        <w:numPr>
          <w:ilvl w:val="0"/>
          <w:numId w:val="0"/>
        </w:numPr>
        <w:spacing w:before="319" w:after="319" w:line="360" w:lineRule="auto"/>
        <w:ind w:left="72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Ambiente Web</w:t>
      </w:r>
    </w:p>
    <w:p w:rsidRPr="00340B47" w:rsidR="004965BC" w:rsidP="5C88E6E6" w:rsidRDefault="5F990456" w14:paraId="7B71FB18" w14:textId="61D2F75D">
      <w:pPr>
        <w:pStyle w:val="ListParagraph"/>
        <w:numPr>
          <w:ilvl w:val="0"/>
          <w:numId w:val="6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Acesso Público (Sem Login):</w:t>
      </w:r>
      <w:r w:rsidRPr="5C88E6E6" w:rsidR="5C88E6E6">
        <w:rPr>
          <w:rFonts w:ascii="Times New Roman" w:hAnsi="Times New Roman" w:eastAsia="Times New Roman" w:cs="Times New Roman"/>
        </w:rPr>
        <w:t xml:space="preserve"> Permite a qualquer visitante pesquisar fisioterapeutas por cidade, bairro ou especialidade, além de visualizar perfis, avaliações e a grade de horários disponíveis.</w:t>
      </w:r>
    </w:p>
    <w:p w:rsidRPr="00340B47" w:rsidR="004965BC" w:rsidP="5C88E6E6" w:rsidRDefault="5F990456" w14:paraId="3671761C" w14:textId="3ADCA3A8">
      <w:pPr>
        <w:pStyle w:val="ListParagraph"/>
        <w:numPr>
          <w:ilvl w:val="0"/>
          <w:numId w:val="6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Painel do Fisioterapeuta (Área Restrita / Login Exigido):</w:t>
      </w:r>
      <w:r w:rsidRPr="5C88E6E6" w:rsidR="5C88E6E6">
        <w:rPr>
          <w:rFonts w:ascii="Times New Roman" w:hAnsi="Times New Roman" w:eastAsia="Times New Roman" w:cs="Times New Roman"/>
        </w:rPr>
        <w:t xml:space="preserve"> Gestão de agenda em tempo real, cadastro de serviços/valores, prontuário digital dos pacientes, dashboard financeiro e prescrição digital de rotinas de exercícios.</w:t>
      </w:r>
    </w:p>
    <w:p w:rsidRPr="00340B47" w:rsidR="004965BC" w:rsidP="5C88E6E6" w:rsidRDefault="5F990456" w14:paraId="7A1C4573" w14:textId="235F0295">
      <w:pPr>
        <w:pStyle w:val="Heading4"/>
        <w:numPr>
          <w:ilvl w:val="0"/>
          <w:numId w:val="0"/>
        </w:numPr>
        <w:spacing w:before="319" w:after="319" w:line="360" w:lineRule="auto"/>
        <w:ind w:left="864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Ambiente Mobile</w:t>
      </w:r>
    </w:p>
    <w:p w:rsidRPr="00340B47" w:rsidR="004965BC" w:rsidP="5C88E6E6" w:rsidRDefault="5F990456" w14:paraId="7504F198" w14:textId="037BF5FC">
      <w:pPr>
        <w:pStyle w:val="ListParagraph"/>
        <w:numPr>
          <w:ilvl w:val="0"/>
          <w:numId w:val="5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Navegação Livre:</w:t>
      </w:r>
      <w:r w:rsidRPr="5C88E6E6" w:rsidR="5C88E6E6">
        <w:rPr>
          <w:rFonts w:ascii="Times New Roman" w:hAnsi="Times New Roman" w:eastAsia="Times New Roman" w:cs="Times New Roman"/>
        </w:rPr>
        <w:t xml:space="preserve"> Busca de profissionais próximos utilizando o GPS do celular.</w:t>
      </w:r>
    </w:p>
    <w:p w:rsidRPr="00340B47" w:rsidR="004965BC" w:rsidP="5C88E6E6" w:rsidRDefault="5F990456" w14:paraId="4E6E3FF7" w14:textId="2354D97C">
      <w:pPr>
        <w:pStyle w:val="ListParagraph"/>
        <w:numPr>
          <w:ilvl w:val="0"/>
          <w:numId w:val="5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Área Logada do Paciente:</w:t>
      </w:r>
      <w:r w:rsidRPr="5C88E6E6" w:rsidR="5C88E6E6">
        <w:rPr>
          <w:rFonts w:ascii="Times New Roman" w:hAnsi="Times New Roman" w:eastAsia="Times New Roman" w:cs="Times New Roman"/>
        </w:rPr>
        <w:t xml:space="preserve"> Confirmação de agendamentos, histórico de sessões, notificações </w:t>
      </w:r>
      <w:r w:rsidRPr="5C88E6E6" w:rsidR="5C88E6E6">
        <w:rPr>
          <w:rFonts w:ascii="Times New Roman" w:hAnsi="Times New Roman" w:eastAsia="Times New Roman" w:cs="Times New Roman"/>
          <w:i w:val="1"/>
          <w:iCs w:val="1"/>
        </w:rPr>
        <w:t>push</w:t>
      </w:r>
      <w:r w:rsidRPr="5C88E6E6" w:rsidR="5C88E6E6">
        <w:rPr>
          <w:rFonts w:ascii="Times New Roman" w:hAnsi="Times New Roman" w:eastAsia="Times New Roman" w:cs="Times New Roman"/>
        </w:rPr>
        <w:t xml:space="preserve"> de lembrete e acesso à Área de Reabilitação (visualização da ficha de treinos prescrita, cronômetro de execução e registro na escala visual analógica de dor).</w:t>
      </w:r>
    </w:p>
    <w:p w:rsidRPr="00340B47" w:rsidR="004965BC" w:rsidP="5C88E6E6" w:rsidRDefault="004965BC" w14:paraId="27A14315" w14:textId="7548735B">
      <w:pPr>
        <w:spacing w:before="100" w:beforeAutospacing="on" w:after="30" w:line="360" w:lineRule="auto"/>
        <w:ind w:firstLine="540"/>
        <w:jc w:val="both"/>
        <w:rPr>
          <w:rFonts w:ascii="Times New Roman" w:hAnsi="Times New Roman" w:eastAsia="Times New Roman" w:cs="Times New Roman"/>
        </w:rPr>
      </w:pPr>
    </w:p>
    <w:p w:rsidRPr="00603FE7" w:rsidR="004965BC" w:rsidP="5C88E6E6" w:rsidRDefault="5F990456" w14:paraId="709735B9" w14:textId="77777777">
      <w:pPr>
        <w:pStyle w:val="Heading2"/>
        <w:tabs>
          <w:tab w:val="clear" w:pos="1144"/>
          <w:tab w:val="num" w:pos="568"/>
        </w:tabs>
        <w:spacing w:after="30"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Start w:name="_Toc1471007128" w:id="1430217156"/>
      <w:r w:rsidRPr="4218B1EF" w:rsidR="4218B1EF">
        <w:rPr>
          <w:rFonts w:ascii="Times New Roman" w:hAnsi="Times New Roman" w:eastAsia="Times New Roman" w:cs="Times New Roman"/>
        </w:rPr>
        <w:t>Regras de negócio</w:t>
      </w:r>
      <w:bookmarkEnd w:id="1430217156"/>
    </w:p>
    <w:p w:rsidR="5F990456" w:rsidP="5C88E6E6" w:rsidRDefault="5F990456" w14:paraId="66F768AC" w14:textId="211A54B2">
      <w:pPr>
        <w:tabs>
          <w:tab w:val="num" w:pos="568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5F990456" w:rsidP="5C88E6E6" w:rsidRDefault="5F990456" w14:paraId="26325032" w14:textId="4DB99D71">
      <w:pPr>
        <w:pStyle w:val="ListParagraph"/>
        <w:numPr>
          <w:ilvl w:val="0"/>
          <w:numId w:val="4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RN01 - Acesso Público e Condicional:</w:t>
      </w:r>
      <w:r w:rsidRPr="5C88E6E6" w:rsidR="5C88E6E6">
        <w:rPr>
          <w:rFonts w:ascii="Times New Roman" w:hAnsi="Times New Roman" w:eastAsia="Times New Roman" w:cs="Times New Roman"/>
        </w:rPr>
        <w:t xml:space="preserve"> A navegação e a busca por profissionais no Web e Mobile são públicas. O cadastro/login só é exigido ao confirmar um agendamento ou ao acessar o painel restrito.</w:t>
      </w:r>
    </w:p>
    <w:p w:rsidR="5F990456" w:rsidP="5C88E6E6" w:rsidRDefault="5F990456" w14:paraId="126C7018" w14:textId="687AC31B">
      <w:pPr>
        <w:pStyle w:val="ListParagraph"/>
        <w:numPr>
          <w:ilvl w:val="0"/>
          <w:numId w:val="4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RN02 - Prevenção de Agendamento Duplo (</w:t>
      </w:r>
      <w:r w:rsidRPr="5C88E6E6" w:rsidR="5C88E6E6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>Double-Booking</w:t>
      </w: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):</w:t>
      </w:r>
      <w:r w:rsidRPr="5C88E6E6" w:rsidR="5C88E6E6">
        <w:rPr>
          <w:rFonts w:ascii="Times New Roman" w:hAnsi="Times New Roman" w:eastAsia="Times New Roman" w:cs="Times New Roman"/>
        </w:rPr>
        <w:t xml:space="preserve"> O banco de dados deve aplicar travas de transação (</w:t>
      </w:r>
      <w:r w:rsidRPr="5C88E6E6" w:rsidR="5C88E6E6">
        <w:rPr>
          <w:rFonts w:ascii="Times New Roman" w:hAnsi="Times New Roman" w:eastAsia="Times New Roman" w:cs="Times New Roman"/>
          <w:i w:val="1"/>
          <w:iCs w:val="1"/>
        </w:rPr>
        <w:t>locks</w:t>
      </w:r>
      <w:r w:rsidRPr="5C88E6E6" w:rsidR="5C88E6E6">
        <w:rPr>
          <w:rFonts w:ascii="Times New Roman" w:hAnsi="Times New Roman" w:eastAsia="Times New Roman" w:cs="Times New Roman"/>
        </w:rPr>
        <w:t>) para garantir que um mesmo horário de um fisioterapeuta não seja reservado por dois pacientes simultaneamente.</w:t>
      </w:r>
    </w:p>
    <w:p w:rsidR="5F990456" w:rsidP="5C88E6E6" w:rsidRDefault="5F990456" w14:paraId="23839B8D" w14:textId="2ED39DA9">
      <w:pPr>
        <w:pStyle w:val="ListParagraph"/>
        <w:numPr>
          <w:ilvl w:val="0"/>
          <w:numId w:val="4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RN03 - Prescrição Exclusiva:</w:t>
      </w:r>
      <w:r w:rsidRPr="5C88E6E6" w:rsidR="5C88E6E6">
        <w:rPr>
          <w:rFonts w:ascii="Times New Roman" w:hAnsi="Times New Roman" w:eastAsia="Times New Roman" w:cs="Times New Roman"/>
        </w:rPr>
        <w:t xml:space="preserve"> Apenas usuários com perfil </w:t>
      </w:r>
      <w:r w:rsidRPr="5C88E6E6" w:rsidR="5C88E6E6">
        <w:rPr>
          <w:rFonts w:ascii="Times New Roman" w:hAnsi="Times New Roman" w:eastAsia="Times New Roman" w:cs="Times New Roman"/>
        </w:rPr>
        <w:t>FISIO</w:t>
      </w:r>
      <w:r w:rsidRPr="5C88E6E6" w:rsidR="5C88E6E6">
        <w:rPr>
          <w:rFonts w:ascii="Times New Roman" w:hAnsi="Times New Roman" w:eastAsia="Times New Roman" w:cs="Times New Roman"/>
        </w:rPr>
        <w:t xml:space="preserve"> autenticados podem criar e vincular fichas de exercícios a um paciente.</w:t>
      </w:r>
    </w:p>
    <w:p w:rsidR="5F990456" w:rsidP="5C88E6E6" w:rsidRDefault="5F990456" w14:paraId="495F5E65" w14:textId="17587DC2">
      <w:pPr>
        <w:pStyle w:val="ListParagraph"/>
        <w:numPr>
          <w:ilvl w:val="0"/>
          <w:numId w:val="4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RN04 - Conformidade LGPD:</w:t>
      </w:r>
      <w:r w:rsidRPr="5C88E6E6" w:rsidR="5C88E6E6">
        <w:rPr>
          <w:rFonts w:ascii="Times New Roman" w:hAnsi="Times New Roman" w:eastAsia="Times New Roman" w:cs="Times New Roman"/>
        </w:rPr>
        <w:t xml:space="preserve"> Dados sensíveis de saúde (prontuários e histórico de dor) são criptografados e acessíveis estritamente pelo paciente proprietário e seu fisioterapeuta responsável.</w:t>
      </w:r>
    </w:p>
    <w:p w:rsidR="5F990456" w:rsidP="5C88E6E6" w:rsidRDefault="5F990456" w14:paraId="4C0ACCE7" w14:textId="51393EFB">
      <w:pPr>
        <w:pStyle w:val="ListParagraph"/>
        <w:numPr>
          <w:ilvl w:val="0"/>
          <w:numId w:val="4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RN05 - Política de Cancelamento:</w:t>
      </w:r>
      <w:r w:rsidRPr="5C88E6E6" w:rsidR="5C88E6E6">
        <w:rPr>
          <w:rFonts w:ascii="Times New Roman" w:hAnsi="Times New Roman" w:eastAsia="Times New Roman" w:cs="Times New Roman"/>
        </w:rPr>
        <w:t xml:space="preserve"> O cancelamento autônomo de consultas pelo paciente só é permitido com até 24 horas de antecedência do horário agendado.</w:t>
      </w:r>
    </w:p>
    <w:p w:rsidR="5F990456" w:rsidP="5C88E6E6" w:rsidRDefault="5F990456" w14:paraId="4BF9A462" w14:textId="05504ED9">
      <w:pPr>
        <w:pStyle w:val="Heading4"/>
        <w:numPr>
          <w:ilvl w:val="0"/>
          <w:numId w:val="0"/>
        </w:numPr>
        <w:spacing w:before="319" w:after="319" w:line="360" w:lineRule="auto"/>
        <w:ind w:left="864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Classificação das regras:</w:t>
      </w:r>
    </w:p>
    <w:p w:rsidR="5F990456" w:rsidP="5C88E6E6" w:rsidRDefault="5F990456" w14:paraId="1B154F38" w14:textId="6CA7CC32">
      <w:pPr>
        <w:pStyle w:val="ListParagraph"/>
        <w:numPr>
          <w:ilvl w:val="0"/>
          <w:numId w:val="3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(L.P.) Linguagem de Programação:</w:t>
      </w:r>
      <w:r w:rsidRPr="5C88E6E6" w:rsidR="5C88E6E6">
        <w:rPr>
          <w:rFonts w:ascii="Times New Roman" w:hAnsi="Times New Roman" w:eastAsia="Times New Roman" w:cs="Times New Roman"/>
        </w:rPr>
        <w:t xml:space="preserve"> Validação de tokens JWT, controle de permissões por perfil (</w:t>
      </w:r>
      <w:r w:rsidRPr="5C88E6E6" w:rsidR="5C88E6E6">
        <w:rPr>
          <w:rFonts w:ascii="Times New Roman" w:hAnsi="Times New Roman" w:eastAsia="Times New Roman" w:cs="Times New Roman"/>
        </w:rPr>
        <w:t>Role-Based Access Control</w:t>
      </w:r>
      <w:r w:rsidRPr="5C88E6E6" w:rsidR="5C88E6E6">
        <w:rPr>
          <w:rFonts w:ascii="Times New Roman" w:hAnsi="Times New Roman" w:eastAsia="Times New Roman" w:cs="Times New Roman"/>
        </w:rPr>
        <w:t xml:space="preserve">), consumo de APIs de GPS e disparo de notificações </w:t>
      </w:r>
      <w:r w:rsidRPr="5C88E6E6" w:rsidR="5C88E6E6">
        <w:rPr>
          <w:rFonts w:ascii="Times New Roman" w:hAnsi="Times New Roman" w:eastAsia="Times New Roman" w:cs="Times New Roman"/>
          <w:i w:val="1"/>
          <w:iCs w:val="1"/>
        </w:rPr>
        <w:t>push</w:t>
      </w:r>
      <w:r w:rsidRPr="5C88E6E6" w:rsidR="5C88E6E6">
        <w:rPr>
          <w:rFonts w:ascii="Times New Roman" w:hAnsi="Times New Roman" w:eastAsia="Times New Roman" w:cs="Times New Roman"/>
        </w:rPr>
        <w:t>.</w:t>
      </w:r>
    </w:p>
    <w:p w:rsidR="5F990456" w:rsidP="5C88E6E6" w:rsidRDefault="5F990456" w14:paraId="0FDC8261" w14:textId="4EBBCE73">
      <w:pPr>
        <w:pStyle w:val="ListParagraph"/>
        <w:numPr>
          <w:ilvl w:val="0"/>
          <w:numId w:val="3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(B.D.) Banco de Dados:</w:t>
      </w:r>
      <w:r w:rsidRPr="5C88E6E6" w:rsidR="5C88E6E6">
        <w:rPr>
          <w:rFonts w:ascii="Times New Roman" w:hAnsi="Times New Roman" w:eastAsia="Times New Roman" w:cs="Times New Roman"/>
        </w:rPr>
        <w:t xml:space="preserve"> Modelagem das tabelas de usuários, consultas, exercícios e registros de dor; aplicação de restrições de integridade e controle de concorrência na agenda.</w:t>
      </w:r>
    </w:p>
    <w:p w:rsidR="5F990456" w:rsidP="5C88E6E6" w:rsidRDefault="5F990456" w14:paraId="56C67E86" w14:textId="40504F11">
      <w:pPr>
        <w:pStyle w:val="ListParagraph"/>
        <w:numPr>
          <w:ilvl w:val="0"/>
          <w:numId w:val="3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(P.I.) Procedimentos Internos/Manuais:</w:t>
      </w:r>
      <w:r w:rsidRPr="5C88E6E6" w:rsidR="5C88E6E6">
        <w:rPr>
          <w:rFonts w:ascii="Times New Roman" w:hAnsi="Times New Roman" w:eastAsia="Times New Roman" w:cs="Times New Roman"/>
        </w:rPr>
        <w:t xml:space="preserve"> Verificação de registro profissional (CREFITO) para liberação do perfil do fisioterapeuta e moderação de avaliações.</w:t>
      </w:r>
    </w:p>
    <w:p w:rsidR="5F990456" w:rsidP="5C88E6E6" w:rsidRDefault="5F990456" w14:paraId="3BA31678" w14:textId="7B993CF4">
      <w:pPr>
        <w:pStyle w:val="Normal"/>
        <w:tabs>
          <w:tab w:val="num" w:leader="none" w:pos="568"/>
        </w:tabs>
        <w:spacing w:before="240" w:after="30"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Pr="00603FE7" w:rsidR="004965BC" w:rsidP="5C88E6E6" w:rsidRDefault="5F990456" w14:paraId="5C732E97" w14:textId="77777777">
      <w:pPr>
        <w:pStyle w:val="Heading2"/>
        <w:tabs>
          <w:tab w:val="clear" w:pos="1144"/>
          <w:tab w:val="num" w:pos="568"/>
        </w:tabs>
        <w:spacing w:after="30"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Start w:name="_Toc1232190831" w:id="373109191"/>
      <w:r w:rsidRPr="4218B1EF" w:rsidR="4218B1EF">
        <w:rPr>
          <w:rFonts w:ascii="Times New Roman" w:hAnsi="Times New Roman" w:eastAsia="Times New Roman" w:cs="Times New Roman"/>
        </w:rPr>
        <w:t>Requisitos funcionais e não funcionais</w:t>
      </w:r>
      <w:bookmarkEnd w:id="373109191"/>
    </w:p>
    <w:p w:rsidR="5F990456" w:rsidP="5C88E6E6" w:rsidRDefault="5F990456" w14:paraId="02C7DCBD" w14:textId="33B0E768">
      <w:pPr>
        <w:tabs>
          <w:tab w:val="num" w:pos="568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5F990456" w:rsidP="5C88E6E6" w:rsidRDefault="5F990456" w14:paraId="7ECC1514" w14:textId="758AB66B">
      <w:pPr>
        <w:pStyle w:val="Heading4"/>
        <w:numPr>
          <w:ilvl w:val="0"/>
          <w:numId w:val="0"/>
        </w:numPr>
        <w:spacing w:before="319" w:after="319" w:line="360" w:lineRule="auto"/>
        <w:ind w:left="864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Requisitos Funcionais (RF)</w:t>
      </w:r>
    </w:p>
    <w:p w:rsidR="5F990456" w:rsidP="5C88E6E6" w:rsidRDefault="5F990456" w14:paraId="564EF804" w14:textId="4AF6CCD1">
      <w:pPr>
        <w:pStyle w:val="ListParagraph"/>
        <w:numPr>
          <w:ilvl w:val="0"/>
          <w:numId w:val="2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RF01:</w:t>
      </w:r>
      <w:r w:rsidRPr="5C88E6E6" w:rsidR="5C88E6E6">
        <w:rPr>
          <w:rFonts w:ascii="Times New Roman" w:hAnsi="Times New Roman" w:eastAsia="Times New Roman" w:cs="Times New Roman"/>
        </w:rPr>
        <w:t xml:space="preserve"> Permitir a busca de fisioterapeutas por localização, cidade ou especialidade sem necessidade de login.</w:t>
      </w:r>
    </w:p>
    <w:p w:rsidR="5F990456" w:rsidP="5C88E6E6" w:rsidRDefault="5F990456" w14:paraId="1CBDBA8D" w14:textId="1800738D">
      <w:pPr>
        <w:pStyle w:val="ListParagraph"/>
        <w:numPr>
          <w:ilvl w:val="0"/>
          <w:numId w:val="2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RF02:</w:t>
      </w:r>
      <w:r w:rsidRPr="5C88E6E6" w:rsidR="5C88E6E6">
        <w:rPr>
          <w:rFonts w:ascii="Times New Roman" w:hAnsi="Times New Roman" w:eastAsia="Times New Roman" w:cs="Times New Roman"/>
        </w:rPr>
        <w:t xml:space="preserve"> Realizar autenticação segura via JWT para pacientes e fisioterapeutas.</w:t>
      </w:r>
    </w:p>
    <w:p w:rsidR="5F990456" w:rsidP="5C88E6E6" w:rsidRDefault="5F990456" w14:paraId="35B6AA84" w14:textId="0AC74C13">
      <w:pPr>
        <w:pStyle w:val="ListParagraph"/>
        <w:numPr>
          <w:ilvl w:val="0"/>
          <w:numId w:val="2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RF03:</w:t>
      </w:r>
      <w:r w:rsidRPr="5C88E6E6" w:rsidR="5C88E6E6">
        <w:rPr>
          <w:rFonts w:ascii="Times New Roman" w:hAnsi="Times New Roman" w:eastAsia="Times New Roman" w:cs="Times New Roman"/>
        </w:rPr>
        <w:t xml:space="preserve"> Permitir o agendamento de consultas em tempo real com atualização imediata da agenda.</w:t>
      </w:r>
    </w:p>
    <w:p w:rsidR="5F990456" w:rsidP="5C88E6E6" w:rsidRDefault="5F990456" w14:paraId="5A4C1A11" w14:textId="53818859">
      <w:pPr>
        <w:pStyle w:val="ListParagraph"/>
        <w:numPr>
          <w:ilvl w:val="0"/>
          <w:numId w:val="2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RF04:</w:t>
      </w:r>
      <w:r w:rsidRPr="5C88E6E6" w:rsidR="5C88E6E6">
        <w:rPr>
          <w:rFonts w:ascii="Times New Roman" w:hAnsi="Times New Roman" w:eastAsia="Times New Roman" w:cs="Times New Roman"/>
        </w:rPr>
        <w:t xml:space="preserve"> Permitir ao fisioterapeuta a prescrição de exercícios e visualização do diário de dor do paciente.</w:t>
      </w:r>
    </w:p>
    <w:p w:rsidR="5F990456" w:rsidP="5C88E6E6" w:rsidRDefault="5F990456" w14:paraId="529B720E" w14:textId="1A7110A5">
      <w:pPr>
        <w:pStyle w:val="ListParagraph"/>
        <w:numPr>
          <w:ilvl w:val="0"/>
          <w:numId w:val="2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RF05:</w:t>
      </w:r>
      <w:r w:rsidRPr="5C88E6E6" w:rsidR="5C88E6E6">
        <w:rPr>
          <w:rFonts w:ascii="Times New Roman" w:hAnsi="Times New Roman" w:eastAsia="Times New Roman" w:cs="Times New Roman"/>
        </w:rPr>
        <w:t xml:space="preserve"> Enviar notificações </w:t>
      </w:r>
      <w:r w:rsidRPr="5C88E6E6" w:rsidR="5C88E6E6">
        <w:rPr>
          <w:rFonts w:ascii="Times New Roman" w:hAnsi="Times New Roman" w:eastAsia="Times New Roman" w:cs="Times New Roman"/>
          <w:i w:val="1"/>
          <w:iCs w:val="1"/>
        </w:rPr>
        <w:t>push</w:t>
      </w:r>
      <w:r w:rsidRPr="5C88E6E6" w:rsidR="5C88E6E6">
        <w:rPr>
          <w:rFonts w:ascii="Times New Roman" w:hAnsi="Times New Roman" w:eastAsia="Times New Roman" w:cs="Times New Roman"/>
        </w:rPr>
        <w:t xml:space="preserve"> de lembretes de consultas e horários de exercícios no mobile.</w:t>
      </w:r>
    </w:p>
    <w:p w:rsidR="5F990456" w:rsidP="5C88E6E6" w:rsidRDefault="5F990456" w14:paraId="47C21782" w14:textId="726B69A8">
      <w:pPr>
        <w:pStyle w:val="Heading4"/>
        <w:numPr>
          <w:ilvl w:val="0"/>
          <w:numId w:val="0"/>
        </w:numPr>
        <w:spacing w:before="319" w:after="319" w:line="360" w:lineRule="auto"/>
        <w:ind w:left="864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Requisitos Não Funcionais (RNF)</w:t>
      </w:r>
    </w:p>
    <w:p w:rsidR="5F990456" w:rsidP="5C88E6E6" w:rsidRDefault="5F990456" w14:paraId="2AFA193B" w14:textId="2A69CD85">
      <w:pPr>
        <w:pStyle w:val="ListParagraph"/>
        <w:numPr>
          <w:ilvl w:val="0"/>
          <w:numId w:val="1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RNF01 (Segurança):</w:t>
      </w:r>
      <w:r w:rsidRPr="5C88E6E6" w:rsidR="5C88E6E6">
        <w:rPr>
          <w:rFonts w:ascii="Times New Roman" w:hAnsi="Times New Roman" w:eastAsia="Times New Roman" w:cs="Times New Roman"/>
        </w:rPr>
        <w:t xml:space="preserve"> Criptografia de senhas (BCrypt) e comunicação via HTTPS/TLS.</w:t>
      </w:r>
    </w:p>
    <w:p w:rsidR="5F990456" w:rsidP="5C88E6E6" w:rsidRDefault="5F990456" w14:paraId="6D90D145" w14:textId="07CAF3A7">
      <w:pPr>
        <w:pStyle w:val="ListParagraph"/>
        <w:numPr>
          <w:ilvl w:val="0"/>
          <w:numId w:val="1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RNF02 (Desempenho):</w:t>
      </w:r>
      <w:r w:rsidRPr="5C88E6E6" w:rsidR="5C88E6E6">
        <w:rPr>
          <w:rFonts w:ascii="Times New Roman" w:hAnsi="Times New Roman" w:eastAsia="Times New Roman" w:cs="Times New Roman"/>
        </w:rPr>
        <w:t xml:space="preserve"> Tempo de resposta das requisições de busca inferior a 2 segundos.</w:t>
      </w:r>
    </w:p>
    <w:p w:rsidR="5F990456" w:rsidP="5C88E6E6" w:rsidRDefault="5F990456" w14:paraId="7606064E" w14:textId="4DC46A00">
      <w:pPr>
        <w:pStyle w:val="ListParagraph"/>
        <w:numPr>
          <w:ilvl w:val="0"/>
          <w:numId w:val="1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RNF03 (Disponibilidade):</w:t>
      </w:r>
      <w:r w:rsidRPr="5C88E6E6" w:rsidR="5C88E6E6">
        <w:rPr>
          <w:rFonts w:ascii="Times New Roman" w:hAnsi="Times New Roman" w:eastAsia="Times New Roman" w:cs="Times New Roman"/>
        </w:rPr>
        <w:t xml:space="preserve"> Arquitetura REST </w:t>
      </w:r>
      <w:r w:rsidRPr="5C88E6E6" w:rsidR="5C88E6E6">
        <w:rPr>
          <w:rFonts w:ascii="Times New Roman" w:hAnsi="Times New Roman" w:eastAsia="Times New Roman" w:cs="Times New Roman"/>
          <w:i w:val="1"/>
          <w:iCs w:val="1"/>
        </w:rPr>
        <w:t>stateless</w:t>
      </w:r>
      <w:r w:rsidRPr="5C88E6E6" w:rsidR="5C88E6E6">
        <w:rPr>
          <w:rFonts w:ascii="Times New Roman" w:hAnsi="Times New Roman" w:eastAsia="Times New Roman" w:cs="Times New Roman"/>
        </w:rPr>
        <w:t xml:space="preserve"> garantindo alta disponibilidade do sistema.</w:t>
      </w:r>
    </w:p>
    <w:p w:rsidR="5F990456" w:rsidP="5C88E6E6" w:rsidRDefault="5F990456" w14:paraId="5DB65A0B" w14:textId="2D604089">
      <w:pPr>
        <w:pStyle w:val="ListParagraph"/>
        <w:numPr>
          <w:ilvl w:val="0"/>
          <w:numId w:val="1"/>
        </w:numPr>
        <w:spacing w:before="240" w:after="240" w:line="360" w:lineRule="auto"/>
        <w:ind w:left="360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</w:rPr>
        <w:t>RNF04 (Usabilidade):</w:t>
      </w:r>
      <w:r w:rsidRPr="5C88E6E6" w:rsidR="5C88E6E6">
        <w:rPr>
          <w:rFonts w:ascii="Times New Roman" w:hAnsi="Times New Roman" w:eastAsia="Times New Roman" w:cs="Times New Roman"/>
        </w:rPr>
        <w:t xml:space="preserve"> Interface intuitiva e responsiva desenvolvida com conceitos de acessibilidade.</w:t>
      </w:r>
    </w:p>
    <w:p w:rsidR="5F990456" w:rsidP="5C88E6E6" w:rsidRDefault="5F990456" w14:paraId="5F158515" w14:textId="4034ED77">
      <w:pPr>
        <w:spacing w:beforeAutospacing="on" w:after="30" w:line="360" w:lineRule="auto"/>
        <w:ind w:firstLine="540"/>
        <w:jc w:val="both"/>
        <w:rPr>
          <w:rFonts w:ascii="Times New Roman" w:hAnsi="Times New Roman" w:eastAsia="Times New Roman" w:cs="Times New Roman"/>
        </w:rPr>
      </w:pPr>
    </w:p>
    <w:p w:rsidRPr="00603FE7" w:rsidR="00A977DF" w:rsidP="5C88E6E6" w:rsidRDefault="5F990456" w14:paraId="2E7186DE" w14:textId="77777777">
      <w:pPr>
        <w:pStyle w:val="Heading2"/>
        <w:tabs>
          <w:tab w:val="clear" w:pos="1144"/>
          <w:tab w:val="num" w:pos="568"/>
        </w:tabs>
        <w:spacing w:after="30"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Start w:name="_Toc76947736" w:id="1377040386"/>
      <w:r w:rsidRPr="4218B1EF" w:rsidR="4218B1EF">
        <w:rPr>
          <w:rFonts w:ascii="Times New Roman" w:hAnsi="Times New Roman" w:eastAsia="Times New Roman" w:cs="Times New Roman"/>
        </w:rPr>
        <w:t>Diagrama de caso de uso</w:t>
      </w:r>
      <w:bookmarkEnd w:id="1377040386"/>
    </w:p>
    <w:p w:rsidR="5F990456" w:rsidP="5C88E6E6" w:rsidRDefault="5F990456" w14:paraId="0721416F" w14:textId="3DE5DEAD">
      <w:pPr>
        <w:tabs>
          <w:tab w:val="num" w:pos="568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5C88E6E6" w:rsidP="5C88E6E6" w:rsidRDefault="5C88E6E6" w14:paraId="664203ED" w14:textId="12B60714">
      <w:pPr>
        <w:spacing w:beforeAutospacing="on" w:afterAutospacing="on" w:line="360" w:lineRule="auto"/>
        <w:ind w:firstLine="540"/>
        <w:jc w:val="both"/>
        <w:rPr>
          <w:rFonts w:ascii="Times New Roman" w:hAnsi="Times New Roman" w:eastAsia="Times New Roman" w:cs="Times New Roman"/>
        </w:rPr>
      </w:pPr>
      <w:r>
        <w:drawing>
          <wp:inline wp14:editId="10E87D68" wp14:anchorId="0D582172">
            <wp:extent cx="4248150" cy="5762625"/>
            <wp:effectExtent l="0" t="0" r="0" b="0"/>
            <wp:docPr id="740155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155521" name="Picture 740155521"/>
                    <pic:cNvPicPr/>
                  </pic:nvPicPr>
                  <pic:blipFill>
                    <a:blip xmlns:r="http://schemas.openxmlformats.org/officeDocument/2006/relationships" r:embed="rId1410550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90456" w:rsidP="5C88E6E6" w:rsidRDefault="5F990456" w14:paraId="65D8C768" w14:textId="11674860">
      <w:pPr>
        <w:pStyle w:val="Heading4"/>
        <w:numPr>
          <w:ilvl w:val="0"/>
          <w:numId w:val="0"/>
        </w:numPr>
        <w:spacing w:before="0" w:beforeAutospacing="off" w:after="319" w:afterAutospacing="off" w:line="360" w:lineRule="auto"/>
        <w:ind w:left="864" w:firstLine="709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ESPECIFICAÇÃO DOS CASOS DE USO</w:t>
      </w:r>
    </w:p>
    <w:p w:rsidR="5C88E6E6" w:rsidP="5C88E6E6" w:rsidRDefault="5C88E6E6" w14:paraId="29BB413B" w14:textId="18A07D1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Casos de uso do Fisioterapeuta </w:t>
      </w:r>
    </w:p>
    <w:p w:rsidR="5C88E6E6" w:rsidP="5C88E6E6" w:rsidRDefault="5C88E6E6" w14:paraId="752C336F" w14:textId="1BABF32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E9C13FD" w14:textId="226CA2A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UC01 – Login </w:t>
      </w:r>
    </w:p>
    <w:p w:rsidR="5C88E6E6" w:rsidP="5C88E6E6" w:rsidRDefault="5C88E6E6" w14:paraId="1BBF8352" w14:textId="4372717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5357ABA" w14:textId="2A6EDAA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Fisioterapeuta </w:t>
      </w:r>
    </w:p>
    <w:p w:rsidR="5C88E6E6" w:rsidP="5C88E6E6" w:rsidRDefault="5C88E6E6" w14:paraId="5BDC9D5A" w14:textId="624F9D5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B937451" w14:textId="2345F8B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fisioterapeuta acesse sua conta no sistema. </w:t>
      </w:r>
    </w:p>
    <w:p w:rsidR="5C88E6E6" w:rsidP="5C88E6E6" w:rsidRDefault="5C88E6E6" w14:paraId="737047C8" w14:textId="21E7880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D9064EE" w14:textId="105043B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0257B258" w14:textId="29B608D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486A1BF" w14:textId="1C5D10C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fisioterapeuta deve possuir cadastro. </w:t>
      </w:r>
    </w:p>
    <w:p w:rsidR="5C88E6E6" w:rsidP="5C88E6E6" w:rsidRDefault="5C88E6E6" w14:paraId="5D2CCE0F" w14:textId="28F19C9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9686855" w14:textId="274D0B3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28932C24" w14:textId="59E78EE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76113CC" w14:textId="2758940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fisioterapeuta é autenticado e pode acessar as funcionalidades do sistema. </w:t>
      </w:r>
    </w:p>
    <w:p w:rsidR="5C88E6E6" w:rsidP="5C88E6E6" w:rsidRDefault="5C88E6E6" w14:paraId="45BDBEB5" w14:textId="64FE4D5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F745825" w14:textId="698FE29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6450C58B" w14:textId="5A24157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637CEFD" w14:textId="5E22E54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fisioterapeuta acessa a tela de login. </w:t>
      </w:r>
    </w:p>
    <w:p w:rsidR="5C88E6E6" w:rsidP="5C88E6E6" w:rsidRDefault="5C88E6E6" w14:paraId="11F1F9A2" w14:textId="39D8F0A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D1B4744" w14:textId="5B66705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Informa e-mail/usuário e senha. </w:t>
      </w:r>
    </w:p>
    <w:p w:rsidR="5C88E6E6" w:rsidP="5C88E6E6" w:rsidRDefault="5C88E6E6" w14:paraId="5F2FA1FB" w14:textId="6AA84BF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CD67984" w14:textId="3B9EFB3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verifica os dados informados. </w:t>
      </w:r>
    </w:p>
    <w:p w:rsidR="5C88E6E6" w:rsidP="5C88E6E6" w:rsidRDefault="5C88E6E6" w14:paraId="79A2A720" w14:textId="7856669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249CAF9" w14:textId="29DE8AA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</w:t>
      </w: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>autêntica</w:t>
      </w: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o usuário. </w:t>
      </w:r>
    </w:p>
    <w:p w:rsidR="5C88E6E6" w:rsidP="5C88E6E6" w:rsidRDefault="5C88E6E6" w14:paraId="2C4F6778" w14:textId="1316833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BC333A6" w14:textId="27A34FD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sistema apresenta a área principal do fisioterapeuta. </w:t>
      </w:r>
    </w:p>
    <w:p w:rsidR="5C88E6E6" w:rsidP="5C88E6E6" w:rsidRDefault="5C88E6E6" w14:paraId="4FBE3D4F" w14:textId="3951A0C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B410A82" w14:textId="5193066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2070C8DD" w14:textId="3FD8EA2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F1CF424" w14:textId="60466BE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Dados incorretos → o sistema informa que as credenciais são inválidas. </w:t>
      </w:r>
    </w:p>
    <w:p w:rsidR="5C88E6E6" w:rsidP="5C88E6E6" w:rsidRDefault="5C88E6E6" w14:paraId="45EEFF96" w14:textId="2417313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2E9B404" w14:textId="206D1CC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Campos obrigatórios não preenchidos → o sistema solicita o preenchimento. </w:t>
      </w:r>
    </w:p>
    <w:p w:rsidR="5C88E6E6" w:rsidP="5C88E6E6" w:rsidRDefault="5C88E6E6" w14:paraId="1B62E1F0" w14:textId="023D624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79B088A" w14:textId="27BDD7E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UC02 – Cadastrar-se </w:t>
      </w:r>
    </w:p>
    <w:p w:rsidR="5C88E6E6" w:rsidP="5C88E6E6" w:rsidRDefault="5C88E6E6" w14:paraId="184ED579" w14:textId="6328809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34E61EF" w14:textId="2B38C1E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Fisioterapeuta </w:t>
      </w:r>
    </w:p>
    <w:p w:rsidR="5C88E6E6" w:rsidP="5C88E6E6" w:rsidRDefault="5C88E6E6" w14:paraId="0186C852" w14:textId="1E2605D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8448CDE" w14:textId="12FB90E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um novo fisioterapeuta crie uma conta. </w:t>
      </w:r>
    </w:p>
    <w:p w:rsidR="5C88E6E6" w:rsidP="5C88E6E6" w:rsidRDefault="5C88E6E6" w14:paraId="4710C7DE" w14:textId="08A6072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71ABFB0" w14:textId="01756EC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23F856E9" w14:textId="3533F86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CA50F4D" w14:textId="180EC5C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fisioterapeuta não possuir cadastro. </w:t>
      </w:r>
    </w:p>
    <w:p w:rsidR="5C88E6E6" w:rsidP="5C88E6E6" w:rsidRDefault="5C88E6E6" w14:paraId="6D1186A5" w14:textId="2E6E368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934F340" w14:textId="1830810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2ABF8D66" w14:textId="2DBFEAA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24286E4" w14:textId="712C4FB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Uma nova conta é criada. </w:t>
      </w:r>
    </w:p>
    <w:p w:rsidR="5C88E6E6" w:rsidP="5C88E6E6" w:rsidRDefault="5C88E6E6" w14:paraId="052E858F" w14:textId="495ECFF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942223D" w14:textId="26923B0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7E70EEDC" w14:textId="553FB46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80C2F6A" w14:textId="71C2C67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fisioterapeuta seleciona a opção de cadastro. </w:t>
      </w:r>
    </w:p>
    <w:p w:rsidR="5C88E6E6" w:rsidP="5C88E6E6" w:rsidRDefault="5C88E6E6" w14:paraId="1993C052" w14:textId="2364C52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B91A308" w14:textId="241FEDA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Informa seus dados pessoais e profissionais. </w:t>
      </w:r>
    </w:p>
    <w:p w:rsidR="5C88E6E6" w:rsidP="5C88E6E6" w:rsidRDefault="5C88E6E6" w14:paraId="57D63261" w14:textId="63D2B74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CB8E5AE" w14:textId="1A37605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Informa os dados necessários para acesso. </w:t>
      </w:r>
    </w:p>
    <w:p w:rsidR="5C88E6E6" w:rsidP="5C88E6E6" w:rsidRDefault="5C88E6E6" w14:paraId="39210420" w14:textId="16D0266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CC18D7B" w14:textId="00E9DF9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valida as informações. </w:t>
      </w:r>
    </w:p>
    <w:p w:rsidR="5C88E6E6" w:rsidP="5C88E6E6" w:rsidRDefault="5C88E6E6" w14:paraId="7A6E5077" w14:textId="700D211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98AF025" w14:textId="76E2BB0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sistema cria a conta. </w:t>
      </w:r>
    </w:p>
    <w:p w:rsidR="5C88E6E6" w:rsidP="5C88E6E6" w:rsidRDefault="5C88E6E6" w14:paraId="48AA50DB" w14:textId="67B135D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A29C9CF" w14:textId="7824981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6. O sistema confirma o cadastro. </w:t>
      </w:r>
    </w:p>
    <w:p w:rsidR="5C88E6E6" w:rsidP="5C88E6E6" w:rsidRDefault="5C88E6E6" w14:paraId="105375F9" w14:textId="1CDE45D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1F5F95F" w14:textId="1DB6009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594A38AE" w14:textId="29E21CC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958CBFF" w14:textId="167B36F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Dados inválidos → o sistema solicita correção. </w:t>
      </w:r>
    </w:p>
    <w:p w:rsidR="5C88E6E6" w:rsidP="5C88E6E6" w:rsidRDefault="5C88E6E6" w14:paraId="0D09FD1F" w14:textId="75AC6CE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C8F0581" w14:textId="1BD2EC9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E-mail já cadastrado → o sistema informa que a conta já existe. </w:t>
      </w:r>
    </w:p>
    <w:p w:rsidR="5C88E6E6" w:rsidP="5C88E6E6" w:rsidRDefault="5C88E6E6" w14:paraId="1BF27C37" w14:textId="0C189EB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CC9775D" w14:textId="620FB57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</w:t>
      </w: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>extend</w:t>
      </w: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de Login; include </w:t>
      </w: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>de ver</w:t>
      </w: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planos de assinatura. </w:t>
      </w:r>
    </w:p>
    <w:p w:rsidR="5C88E6E6" w:rsidP="5C88E6E6" w:rsidRDefault="5C88E6E6" w14:paraId="01A5AA6A" w14:textId="672526D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48381FD" w14:textId="526B6F6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5C88E6E6" w:rsidP="5C88E6E6" w:rsidRDefault="5C88E6E6" w14:paraId="47DBA181" w14:textId="2A3F9BF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5C88E6E6" w:rsidP="5C88E6E6" w:rsidRDefault="5C88E6E6" w14:paraId="2F82980E" w14:textId="241BDD8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5C88E6E6" w:rsidP="5C88E6E6" w:rsidRDefault="5C88E6E6" w14:paraId="1E7B88AD" w14:textId="0BAFFC4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UC03 – Ver planos de assinatura </w:t>
      </w:r>
    </w:p>
    <w:p w:rsidR="5C88E6E6" w:rsidP="5C88E6E6" w:rsidRDefault="5C88E6E6" w14:paraId="7A21C3EE" w14:textId="54D4D36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4488C5D" w14:textId="7892FF1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Fisioterapeuta </w:t>
      </w:r>
    </w:p>
    <w:p w:rsidR="5C88E6E6" w:rsidP="5C88E6E6" w:rsidRDefault="5C88E6E6" w14:paraId="61A1F15A" w14:textId="594B6EF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A6A4234" w14:textId="4D0E2A7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fisioterapeuta visualize os planos de assinatura disponíveis. </w:t>
      </w:r>
    </w:p>
    <w:p w:rsidR="5C88E6E6" w:rsidP="5C88E6E6" w:rsidRDefault="5C88E6E6" w14:paraId="64960CF3" w14:textId="67E6FED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B4D3344" w14:textId="70C029C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313187A1" w14:textId="2E1F568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6420455" w14:textId="3F9185A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fisioterapeuta estar realizando o cadastro. </w:t>
      </w:r>
    </w:p>
    <w:p w:rsidR="5C88E6E6" w:rsidP="5C88E6E6" w:rsidRDefault="5C88E6E6" w14:paraId="6FCC871D" w14:textId="2D5A353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2FE5F8C" w14:textId="6A7449A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422F63D8" w14:textId="7DB37A3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2DE5AE0" w14:textId="6AEDAE0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Os planos disponíveis são apresentados ao fisioterapeuta. </w:t>
      </w:r>
    </w:p>
    <w:p w:rsidR="5C88E6E6" w:rsidP="5C88E6E6" w:rsidRDefault="5C88E6E6" w14:paraId="7F6F1A63" w14:textId="43D571A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762BC45" w14:textId="23D410A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567F0DA9" w14:textId="3E69966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FE89B87" w14:textId="5E33848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sistema apresenta os planos disponíveis. </w:t>
      </w:r>
    </w:p>
    <w:p w:rsidR="5C88E6E6" w:rsidP="5C88E6E6" w:rsidRDefault="5C88E6E6" w14:paraId="601BC0E9" w14:textId="05EC6B1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4337F7B" w14:textId="3AD60DE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O fisioterapeuta visualiza preços e benefícios. </w:t>
      </w:r>
    </w:p>
    <w:p w:rsidR="5C88E6E6" w:rsidP="5C88E6E6" w:rsidRDefault="5C88E6E6" w14:paraId="503B1906" w14:textId="0175B65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1B9AD9A" w14:textId="3E87FBC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fisioterapeuta escolhe o plano de seu interesse. </w:t>
      </w:r>
    </w:p>
    <w:p w:rsidR="5C88E6E6" w:rsidP="5C88E6E6" w:rsidRDefault="5C88E6E6" w14:paraId="045E3707" w14:textId="1AB4D4E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30E9C84" w14:textId="4F41C10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08815780" w14:textId="716CB20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4A68FEE" w14:textId="41E6A8C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fisioterapeuta decide não contratar nenhum plano → retorna ao cadastro. </w:t>
      </w:r>
    </w:p>
    <w:p w:rsidR="5C88E6E6" w:rsidP="5C88E6E6" w:rsidRDefault="5C88E6E6" w14:paraId="4FA00463" w14:textId="2E1B36A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43E3F28" w14:textId="42FB3FB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UC04 – Gerenciar perfil e clínica </w:t>
      </w:r>
    </w:p>
    <w:p w:rsidR="5C88E6E6" w:rsidP="5C88E6E6" w:rsidRDefault="5C88E6E6" w14:paraId="07048F12" w14:textId="59A2ACE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C54BC8C" w14:textId="2173DF3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Fisioterapeuta </w:t>
      </w:r>
    </w:p>
    <w:p w:rsidR="5C88E6E6" w:rsidP="5C88E6E6" w:rsidRDefault="5C88E6E6" w14:paraId="257AB2FF" w14:textId="011F1C5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5CE468C" w14:textId="3EDED1E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o gerenciamento das informações pessoais e da clínica. </w:t>
      </w:r>
    </w:p>
    <w:p w:rsidR="5C88E6E6" w:rsidP="5C88E6E6" w:rsidRDefault="5C88E6E6" w14:paraId="34DA8125" w14:textId="707FDA9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8C7FD00" w14:textId="41B2198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54D90051" w14:textId="1D03BA3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7B4D357" w14:textId="171EA96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Fisioterapeuta estar autenticado. </w:t>
      </w:r>
    </w:p>
    <w:p w:rsidR="5C88E6E6" w:rsidP="5C88E6E6" w:rsidRDefault="5C88E6E6" w14:paraId="1F6FD7AA" w14:textId="6D12F32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3C0DC8D" w14:textId="3AAFB34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36E31A85" w14:textId="719B797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6F5BED3" w14:textId="25D5090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As informações do perfil ou da clínica são atualizadas. </w:t>
      </w:r>
    </w:p>
    <w:p w:rsidR="5C88E6E6" w:rsidP="5C88E6E6" w:rsidRDefault="5C88E6E6" w14:paraId="434946A8" w14:textId="1166A37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A260BA9" w14:textId="284642F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6E50DF14" w14:textId="796030B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99E54F0" w14:textId="58536BF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fisioterapeuta acessa seu perfil. </w:t>
      </w:r>
    </w:p>
    <w:p w:rsidR="5C88E6E6" w:rsidP="5C88E6E6" w:rsidRDefault="5C88E6E6" w14:paraId="0BDC71F2" w14:textId="78BACB8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AA7CAA4" w14:textId="33772DB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Seleciona a opção de gerenciamento. </w:t>
      </w:r>
    </w:p>
    <w:p w:rsidR="5C88E6E6" w:rsidP="5C88E6E6" w:rsidRDefault="5C88E6E6" w14:paraId="0B3AF134" w14:textId="681B2C1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EED1A46" w14:textId="7C20B24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Altera ou adiciona informações. </w:t>
      </w:r>
    </w:p>
    <w:p w:rsidR="5C88E6E6" w:rsidP="5C88E6E6" w:rsidRDefault="5C88E6E6" w14:paraId="44863BF4" w14:textId="5F18227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A516675" w14:textId="560DCBE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valida os dados. </w:t>
      </w:r>
    </w:p>
    <w:p w:rsidR="5C88E6E6" w:rsidP="5C88E6E6" w:rsidRDefault="5C88E6E6" w14:paraId="65EF10CB" w14:textId="776701D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8B256AE" w14:textId="0219A7C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sistema salva as alterações. </w:t>
      </w:r>
    </w:p>
    <w:p w:rsidR="5C88E6E6" w:rsidP="5C88E6E6" w:rsidRDefault="5C88E6E6" w14:paraId="3D960EB6" w14:textId="1013C8F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F1483DA" w14:textId="631730B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536F9C03" w14:textId="16D25D3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3FC333B" w14:textId="773327A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Informações inválidas → o sistema solicita correção. </w:t>
      </w:r>
    </w:p>
    <w:p w:rsidR="5C88E6E6" w:rsidP="5C88E6E6" w:rsidRDefault="5C88E6E6" w14:paraId="7D69AA5D" w14:textId="0B28FFD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C211A8F" w14:textId="02014C2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include de Gerenciar preços e serviços. </w:t>
      </w:r>
    </w:p>
    <w:p w:rsidR="5C88E6E6" w:rsidP="5C88E6E6" w:rsidRDefault="5C88E6E6" w14:paraId="21F1F96A" w14:textId="30E31B7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7BAD237" w14:textId="5F2D1E8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UC05 – Gerenciar preços e serviços </w:t>
      </w:r>
    </w:p>
    <w:p w:rsidR="5C88E6E6" w:rsidP="5C88E6E6" w:rsidRDefault="5C88E6E6" w14:paraId="6C35BA22" w14:textId="3F31640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A486369" w14:textId="1B894F6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Fisioterapeuta </w:t>
      </w:r>
    </w:p>
    <w:p w:rsidR="5C88E6E6" w:rsidP="5C88E6E6" w:rsidRDefault="5C88E6E6" w14:paraId="27C9EC6D" w14:textId="291CCB4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9396D9D" w14:textId="5DD1E36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o cadastro e a alteração dos serviços e respectivos preços. </w:t>
      </w:r>
    </w:p>
    <w:p w:rsidR="5C88E6E6" w:rsidP="5C88E6E6" w:rsidRDefault="5C88E6E6" w14:paraId="755E0484" w14:textId="0F19F01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7106C17" w14:textId="1E20AC2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3FE8AE70" w14:textId="47503D4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D3CB2BA" w14:textId="70B0033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Fisioterapeuta estar autenticado e possuir perfil. </w:t>
      </w:r>
    </w:p>
    <w:p w:rsidR="5C88E6E6" w:rsidP="5C88E6E6" w:rsidRDefault="5C88E6E6" w14:paraId="542E71B5" w14:textId="4CBA987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1D2679A" w14:textId="3B9E265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1FD77FC5" w14:textId="7AE8EAD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0FB6AFD" w14:textId="5946BAA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Serviços e preços são cadastrados ou atualizados. </w:t>
      </w:r>
    </w:p>
    <w:p w:rsidR="5C88E6E6" w:rsidP="5C88E6E6" w:rsidRDefault="5C88E6E6" w14:paraId="7D1600FC" w14:textId="61FB1A3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685AA08" w14:textId="31BC3D7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24EB7A60" w14:textId="3246A0B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A92C278" w14:textId="64E12A0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fisioterapeuta acessa o gerenciamento de serviços. </w:t>
      </w:r>
    </w:p>
    <w:p w:rsidR="5C88E6E6" w:rsidP="5C88E6E6" w:rsidRDefault="5C88E6E6" w14:paraId="4C72036A" w14:textId="234E508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E8BE714" w14:textId="6840E38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Cadastra ou seleciona um serviço. </w:t>
      </w:r>
    </w:p>
    <w:p w:rsidR="5C88E6E6" w:rsidP="5C88E6E6" w:rsidRDefault="5C88E6E6" w14:paraId="2B14AADE" w14:textId="7E63D18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5566709" w14:textId="761E6DC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Informa ou altera o preço. </w:t>
      </w:r>
    </w:p>
    <w:p w:rsidR="5C88E6E6" w:rsidP="5C88E6E6" w:rsidRDefault="5C88E6E6" w14:paraId="74AB353D" w14:textId="5F02F84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D8A57A6" w14:textId="16CDF99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valida os dados. </w:t>
      </w:r>
    </w:p>
    <w:p w:rsidR="5C88E6E6" w:rsidP="5C88E6E6" w:rsidRDefault="5C88E6E6" w14:paraId="68AF5FF1" w14:textId="0E7D3B2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3C61EB0" w14:textId="5C49A66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sistema salva as informações. </w:t>
      </w:r>
    </w:p>
    <w:p w:rsidR="5C88E6E6" w:rsidP="5C88E6E6" w:rsidRDefault="5C88E6E6" w14:paraId="11FD830B" w14:textId="721E299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DD04606" w14:textId="64D20AB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1146AC58" w14:textId="4490147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00EFD86" w14:textId="5A4CE13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Preço ou informações inválidas → o sistema solicita correção. </w:t>
      </w:r>
    </w:p>
    <w:p w:rsidR="5C88E6E6" w:rsidP="5C88E6E6" w:rsidRDefault="5C88E6E6" w14:paraId="413AAD14" w14:textId="3567B9E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7C190BA" w14:textId="29B50B0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UC06 – Gerenciar agenda e disponibilidade </w:t>
      </w:r>
    </w:p>
    <w:p w:rsidR="5C88E6E6" w:rsidP="5C88E6E6" w:rsidRDefault="5C88E6E6" w14:paraId="1F076CCB" w14:textId="43D05DC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3985655" w14:textId="10532C0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Fisioterapeuta </w:t>
      </w:r>
    </w:p>
    <w:p w:rsidR="5C88E6E6" w:rsidP="5C88E6E6" w:rsidRDefault="5C88E6E6" w14:paraId="2CEE5B38" w14:textId="19C4772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13815FB" w14:textId="30B0632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fisioterapeuta controle seus horários disponíveis. </w:t>
      </w:r>
    </w:p>
    <w:p w:rsidR="5C88E6E6" w:rsidP="5C88E6E6" w:rsidRDefault="5C88E6E6" w14:paraId="3F98E5B3" w14:textId="3C82FAC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FDE0980" w14:textId="3C0EE3E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4800E121" w14:textId="0E39D36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5732F26" w14:textId="44D7949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Fisioterapeuta estar autenticado. </w:t>
      </w:r>
    </w:p>
    <w:p w:rsidR="5C88E6E6" w:rsidP="5C88E6E6" w:rsidRDefault="5C88E6E6" w14:paraId="0A6031B0" w14:textId="65CEAEC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27EDCB7" w14:textId="28AED49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67901BC4" w14:textId="787950C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EBE4427" w14:textId="6E811CA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 agenda e os horários disponíveis são atualizados. </w:t>
      </w:r>
    </w:p>
    <w:p w:rsidR="5C88E6E6" w:rsidP="5C88E6E6" w:rsidRDefault="5C88E6E6" w14:paraId="57537D04" w14:textId="2303CA1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FEF7106" w14:textId="5247887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737CA1C3" w14:textId="2457B4B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54D311C" w14:textId="50368A8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fisioterapeuta acessa sua agenda. </w:t>
      </w:r>
    </w:p>
    <w:p w:rsidR="5C88E6E6" w:rsidP="5C88E6E6" w:rsidRDefault="5C88E6E6" w14:paraId="3435F0CF" w14:textId="4562BF7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516315E" w14:textId="11AEC9B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Define dias e horários disponíveis. </w:t>
      </w:r>
    </w:p>
    <w:p w:rsidR="5C88E6E6" w:rsidP="5C88E6E6" w:rsidRDefault="5C88E6E6" w14:paraId="1C1A8EDE" w14:textId="784AC2B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D5F7467" w14:textId="3B39148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verifica possíveis conflitos. </w:t>
      </w:r>
    </w:p>
    <w:p w:rsidR="5C88E6E6" w:rsidP="5C88E6E6" w:rsidRDefault="5C88E6E6" w14:paraId="5AE6FACA" w14:textId="2AEAB51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B0665CE" w14:textId="31137F7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registra a disponibilidade. </w:t>
      </w:r>
    </w:p>
    <w:p w:rsidR="5C88E6E6" w:rsidP="5C88E6E6" w:rsidRDefault="5C88E6E6" w14:paraId="0DA0BA06" w14:textId="7C1C751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A290329" w14:textId="5571F32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Os horários ficam disponíveis para agendamento. </w:t>
      </w:r>
    </w:p>
    <w:p w:rsidR="5C88E6E6" w:rsidP="5C88E6E6" w:rsidRDefault="5C88E6E6" w14:paraId="1BC0256F" w14:textId="1743359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0FED03E" w14:textId="4B3B7A1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2E52A89A" w14:textId="4ACAFB2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D5ED472" w14:textId="24D44AE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Existe conflito de horário → o sistema informa o conflito. </w:t>
      </w:r>
    </w:p>
    <w:p w:rsidR="5C88E6E6" w:rsidP="5C88E6E6" w:rsidRDefault="5C88E6E6" w14:paraId="79C7B4FF" w14:textId="7F30AB1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99C7E02" w14:textId="7ED80EC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Horário indisponível → o sistema solicita outro horário. </w:t>
      </w:r>
    </w:p>
    <w:p w:rsidR="5C88E6E6" w:rsidP="5C88E6E6" w:rsidRDefault="5C88E6E6" w14:paraId="2BE7D1B7" w14:textId="3F3ACED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4346FC2" w14:textId="434C1DE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extend de Visualizar/Confirmar agendamentos. </w:t>
      </w:r>
    </w:p>
    <w:p w:rsidR="5C88E6E6" w:rsidP="5C88E6E6" w:rsidRDefault="5C88E6E6" w14:paraId="783CD053" w14:textId="3E64D77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AEE1090" w14:textId="17636CA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UC07 – Visualizar/Confirmar agendamentos </w:t>
      </w:r>
    </w:p>
    <w:p w:rsidR="5C88E6E6" w:rsidP="5C88E6E6" w:rsidRDefault="5C88E6E6" w14:paraId="5A0DA9C8" w14:textId="1C992C8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072D157" w14:textId="0CE7CBF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Fisioterapeuta / Administração </w:t>
      </w:r>
    </w:p>
    <w:p w:rsidR="5C88E6E6" w:rsidP="5C88E6E6" w:rsidRDefault="5C88E6E6" w14:paraId="09FB6BDD" w14:textId="34DCDFD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C632EBE" w14:textId="6F8E79D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a visualização e confirmação dos agendamentos. </w:t>
      </w:r>
    </w:p>
    <w:p w:rsidR="5C88E6E6" w:rsidP="5C88E6E6" w:rsidRDefault="5C88E6E6" w14:paraId="59FD393B" w14:textId="73B4AF4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688099F" w14:textId="7420C28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3B1424CD" w14:textId="745E123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32EE214" w14:textId="61FB3D4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Existirem solicitações ou consultas cadastradas. </w:t>
      </w:r>
    </w:p>
    <w:p w:rsidR="5C88E6E6" w:rsidP="5C88E6E6" w:rsidRDefault="5C88E6E6" w14:paraId="5AD07996" w14:textId="1FD58EB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F01BA7F" w14:textId="7A550C0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1D61C50F" w14:textId="67BF654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B9A8E83" w14:textId="67D8653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agendamento é visualizado ou confirmado. </w:t>
      </w:r>
    </w:p>
    <w:p w:rsidR="5C88E6E6" w:rsidP="5C88E6E6" w:rsidRDefault="5C88E6E6" w14:paraId="63FA84AF" w14:textId="3FEFEF0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6C3CC6D" w14:textId="50E9910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74FCF45F" w14:textId="610609A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8493D9E" w14:textId="63B284A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usuário acessa a agenda. </w:t>
      </w:r>
    </w:p>
    <w:p w:rsidR="5C88E6E6" w:rsidP="5C88E6E6" w:rsidRDefault="5C88E6E6" w14:paraId="6074B093" w14:textId="442755C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DD7B175" w14:textId="22D733B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O sistema apresenta os agendamentos. </w:t>
      </w:r>
    </w:p>
    <w:p w:rsidR="5C88E6E6" w:rsidP="5C88E6E6" w:rsidRDefault="5C88E6E6" w14:paraId="3B54B7DE" w14:textId="4EED0E5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613784C" w14:textId="566532E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fisioterapeuta ou responsável visualiza os detalhes. </w:t>
      </w:r>
    </w:p>
    <w:p w:rsidR="5C88E6E6" w:rsidP="5C88E6E6" w:rsidRDefault="5C88E6E6" w14:paraId="5CDF3DE1" w14:textId="45E2D21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B3731C1" w14:textId="6DDCEA1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agendamento pode ser confirmado. </w:t>
      </w:r>
    </w:p>
    <w:p w:rsidR="5C88E6E6" w:rsidP="5C88E6E6" w:rsidRDefault="5C88E6E6" w14:paraId="0ED6CF0C" w14:textId="48DF5FF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4940056" w14:textId="5EDB208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sistema atualiza o status da consulta. </w:t>
      </w:r>
    </w:p>
    <w:p w:rsidR="5C88E6E6" w:rsidP="5C88E6E6" w:rsidRDefault="5C88E6E6" w14:paraId="4D7A81BA" w14:textId="0E17A3D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5880AEE" w14:textId="5E24340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2300E5B2" w14:textId="316087A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EE79C7F" w14:textId="7C5630B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Agendamento não pode ser confirmado → o sistema informa a situação. </w:t>
      </w:r>
    </w:p>
    <w:p w:rsidR="5C88E6E6" w:rsidP="5C88E6E6" w:rsidRDefault="5C88E6E6" w14:paraId="4ADBE1F4" w14:textId="4F9B0BB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5350FB3" w14:textId="195430D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include de Prescrever exercícios e orientação; extend de Gerenciar agenda e disponibilidade e Cancelar atendimento com justificativa. </w:t>
      </w:r>
    </w:p>
    <w:p w:rsidR="5C88E6E6" w:rsidP="5C88E6E6" w:rsidRDefault="5C88E6E6" w14:paraId="4D33A752" w14:textId="7696E99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323FCE0" w14:textId="2ADD3E2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UC08 – Cancelar atendimento com justificativa </w:t>
      </w:r>
    </w:p>
    <w:p w:rsidR="5C88E6E6" w:rsidP="5C88E6E6" w:rsidRDefault="5C88E6E6" w14:paraId="3D3B088F" w14:textId="77D6D5F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2C37D1A" w14:textId="364036B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Administração </w:t>
      </w:r>
    </w:p>
    <w:p w:rsidR="5C88E6E6" w:rsidP="5C88E6E6" w:rsidRDefault="5C88E6E6" w14:paraId="2ABAFA93" w14:textId="3DDDD4A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47CF57D" w14:textId="0FB90F9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o cancelamento de um atendimento mediante justificativa. </w:t>
      </w:r>
    </w:p>
    <w:p w:rsidR="5C88E6E6" w:rsidP="5C88E6E6" w:rsidRDefault="5C88E6E6" w14:paraId="7EA8EC0D" w14:textId="00F3FB3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EF36053" w14:textId="3917E36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2C6BC544" w14:textId="7A45778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D5FB769" w14:textId="60D3541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Existir um atendimento agendado. </w:t>
      </w:r>
    </w:p>
    <w:p w:rsidR="5C88E6E6" w:rsidP="5C88E6E6" w:rsidRDefault="5C88E6E6" w14:paraId="79597C07" w14:textId="58C6883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3C0FF1E" w14:textId="6442FF7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630391A3" w14:textId="6416677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35098BA" w14:textId="52E9A73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atendimento é cancelado e a justificativa é registrada. </w:t>
      </w:r>
    </w:p>
    <w:p w:rsidR="5C88E6E6" w:rsidP="5C88E6E6" w:rsidRDefault="5C88E6E6" w14:paraId="5E3A91E6" w14:textId="499E8DA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F2B5340" w14:textId="7C4899E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57D37673" w14:textId="638595E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526E1C6" w14:textId="130D7EF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A Administração acessa o agendamento. </w:t>
      </w:r>
    </w:p>
    <w:p w:rsidR="5C88E6E6" w:rsidP="5C88E6E6" w:rsidRDefault="5C88E6E6" w14:paraId="256EEB13" w14:textId="3EFCEAC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961F3E8" w14:textId="09E3EB8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Seleciona a opção de cancelamento. </w:t>
      </w:r>
    </w:p>
    <w:p w:rsidR="5C88E6E6" w:rsidP="5C88E6E6" w:rsidRDefault="5C88E6E6" w14:paraId="249C1D67" w14:textId="4FE5F34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A949275" w14:textId="6236393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Informa a justificativa. </w:t>
      </w:r>
    </w:p>
    <w:p w:rsidR="5C88E6E6" w:rsidP="5C88E6E6" w:rsidRDefault="5C88E6E6" w14:paraId="45C1EF94" w14:textId="6147E7B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E8B4B48" w14:textId="64BDED3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registra o cancelamento. </w:t>
      </w:r>
    </w:p>
    <w:p w:rsidR="5C88E6E6" w:rsidP="5C88E6E6" w:rsidRDefault="5C88E6E6" w14:paraId="644AF107" w14:textId="055D0C0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A115B45" w14:textId="1F9D0FF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status do atendimento é atualizado. </w:t>
      </w:r>
    </w:p>
    <w:p w:rsidR="5C88E6E6" w:rsidP="5C88E6E6" w:rsidRDefault="5C88E6E6" w14:paraId="5779FE5A" w14:textId="2392AC1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C4B51E7" w14:textId="174A90E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4DEB0240" w14:textId="6E8C2F8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8B678F0" w14:textId="5AC1AC1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Justificativa não informada → o sistema solicita o preenchimento. </w:t>
      </w:r>
    </w:p>
    <w:p w:rsidR="5C88E6E6" w:rsidP="5C88E6E6" w:rsidRDefault="5C88E6E6" w14:paraId="55F637F9" w14:textId="79C7EEA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66F38A3" w14:textId="11D6FD9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UC09 – Prescrever exercícios e orientação </w:t>
      </w:r>
    </w:p>
    <w:p w:rsidR="5C88E6E6" w:rsidP="5C88E6E6" w:rsidRDefault="5C88E6E6" w14:paraId="4BC790A8" w14:textId="17237FB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FD03DEC" w14:textId="46B6281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Fisioterapeuta </w:t>
      </w:r>
    </w:p>
    <w:p w:rsidR="5C88E6E6" w:rsidP="5C88E6E6" w:rsidRDefault="5C88E6E6" w14:paraId="60A787D7" w14:textId="34650C4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DC6FA4C" w14:textId="7D14440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o registro de exercícios e orientações para o paciente. </w:t>
      </w:r>
    </w:p>
    <w:p w:rsidR="5C88E6E6" w:rsidP="5C88E6E6" w:rsidRDefault="5C88E6E6" w14:paraId="3EAD621A" w14:textId="65AD1CC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07BAC1B" w14:textId="65476E8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5587EA58" w14:textId="11BF0CF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9880A2D" w14:textId="28FCEFB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Existir uma consulta/agendamento relacionado ao paciente. </w:t>
      </w:r>
    </w:p>
    <w:p w:rsidR="5C88E6E6" w:rsidP="5C88E6E6" w:rsidRDefault="5C88E6E6" w14:paraId="6C8A8E20" w14:textId="2209BF4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4294592" w14:textId="5474BED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5CBABA0C" w14:textId="31C69AA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879C245" w14:textId="49545CB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Os exercícios e orientações são registrados. </w:t>
      </w:r>
    </w:p>
    <w:p w:rsidR="5C88E6E6" w:rsidP="5C88E6E6" w:rsidRDefault="5C88E6E6" w14:paraId="14E9B5CF" w14:textId="7A86E22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C6F78EA" w14:textId="1762ECC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5757A8BA" w14:textId="0C42313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9690CBC" w14:textId="6906869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fisioterapeuta acessa a consulta do paciente. </w:t>
      </w:r>
    </w:p>
    <w:p w:rsidR="5C88E6E6" w:rsidP="5C88E6E6" w:rsidRDefault="5C88E6E6" w14:paraId="22AF6D63" w14:textId="60DA132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EB2ACFE" w14:textId="528051E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Seleciona a opção de prescrição. </w:t>
      </w:r>
    </w:p>
    <w:p w:rsidR="5C88E6E6" w:rsidP="5C88E6E6" w:rsidRDefault="5C88E6E6" w14:paraId="7F5DA467" w14:textId="38C7198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2A1C105" w14:textId="2F0EFA4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Informa exercícios e orientações. </w:t>
      </w:r>
    </w:p>
    <w:p w:rsidR="5C88E6E6" w:rsidP="5C88E6E6" w:rsidRDefault="5C88E6E6" w14:paraId="6A1257E6" w14:textId="50922CA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CCC44BE" w14:textId="791135B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registra as informações. </w:t>
      </w:r>
    </w:p>
    <w:p w:rsidR="5C88E6E6" w:rsidP="5C88E6E6" w:rsidRDefault="5C88E6E6" w14:paraId="1E26B7A5" w14:textId="50219A4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15E0217" w14:textId="2E80D01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sistema associa as informações ao histórico do paciente. </w:t>
      </w:r>
    </w:p>
    <w:p w:rsidR="5C88E6E6" w:rsidP="5C88E6E6" w:rsidRDefault="5C88E6E6" w14:paraId="5A857251" w14:textId="10F16FC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300EFFF" w14:textId="186F6A2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0CBB1017" w14:textId="2835ADC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5944886" w14:textId="1CD4E8C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5C88E6E6" w:rsidRDefault="5C88E6E6" w14:paraId="1C1FDC86" w14:textId="4EC72C0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6DA90B1" w14:textId="43452F0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include de Adicionar ao histórico do paciente. </w:t>
      </w:r>
    </w:p>
    <w:p w:rsidR="5C88E6E6" w:rsidP="5C88E6E6" w:rsidRDefault="5C88E6E6" w14:paraId="1A9DADA9" w14:textId="62161E7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D9D0A72" w14:textId="7E9765E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UC10 – Adicionar ao histórico do paciente </w:t>
      </w:r>
    </w:p>
    <w:p w:rsidR="5C88E6E6" w:rsidP="5C88E6E6" w:rsidRDefault="5C88E6E6" w14:paraId="1781C605" w14:textId="2CBE72F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8A5B35A" w14:textId="6A13C29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Fisioterapeuta </w:t>
      </w:r>
    </w:p>
    <w:p w:rsidR="5C88E6E6" w:rsidP="5C88E6E6" w:rsidRDefault="5C88E6E6" w14:paraId="7EA94903" w14:textId="1A8C13D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C23BB16" w14:textId="5374AE9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Registrar informações referentes ao atendimento no histórico do paciente. </w:t>
      </w:r>
    </w:p>
    <w:p w:rsidR="5C88E6E6" w:rsidP="5C88E6E6" w:rsidRDefault="5C88E6E6" w14:paraId="5BEEF3FB" w14:textId="168F777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4F15DFD" w14:textId="4E8D0F0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2054D9C5" w14:textId="2BD7B1A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EB90D6D" w14:textId="2AC2837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Existir um atendimento realizado. </w:t>
      </w:r>
    </w:p>
    <w:p w:rsidR="5C88E6E6" w:rsidP="5C88E6E6" w:rsidRDefault="5C88E6E6" w14:paraId="6DF36984" w14:textId="3F4356B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D0C6E7A" w14:textId="38376EA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271A5FEC" w14:textId="1E49467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089D6E4" w14:textId="46C0A97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histórico do paciente é atualizado. </w:t>
      </w:r>
    </w:p>
    <w:p w:rsidR="5C88E6E6" w:rsidP="5C88E6E6" w:rsidRDefault="5C88E6E6" w14:paraId="49EDD962" w14:textId="5361C03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D2F9775" w14:textId="5B834FB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150ABA16" w14:textId="3B76E64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E096FEE" w14:textId="1419C05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fisioterapeuta acessa o atendimento. </w:t>
      </w:r>
    </w:p>
    <w:p w:rsidR="5C88E6E6" w:rsidP="5C88E6E6" w:rsidRDefault="5C88E6E6" w14:paraId="2B383B90" w14:textId="14AC554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45B7EF8" w14:textId="5C56166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Informa os dados relevantes da consulta. </w:t>
      </w:r>
    </w:p>
    <w:p w:rsidR="5C88E6E6" w:rsidP="5C88E6E6" w:rsidRDefault="5C88E6E6" w14:paraId="0B7474C9" w14:textId="74E893E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9F50496" w14:textId="2849A97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registra as informações. </w:t>
      </w:r>
    </w:p>
    <w:p w:rsidR="5C88E6E6" w:rsidP="5C88E6E6" w:rsidRDefault="5C88E6E6" w14:paraId="67F8F6FE" w14:textId="2C1011A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4132068" w14:textId="004A359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As informações passam a fazer parte do histórico. </w:t>
      </w:r>
    </w:p>
    <w:p w:rsidR="5C88E6E6" w:rsidP="5C88E6E6" w:rsidRDefault="5C88E6E6" w14:paraId="28733D56" w14:textId="7027627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6BF6831" w14:textId="1708858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560B2721" w14:textId="4DC9528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A102819" w14:textId="344EA50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5C88E6E6" w:rsidRDefault="5C88E6E6" w14:paraId="6E95FEF9" w14:textId="18B1680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B1723D5" w14:textId="2BC6B2C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include de Dashboard de consultas futuras, conforme representado no diagrama. </w:t>
      </w:r>
    </w:p>
    <w:p w:rsidR="5C88E6E6" w:rsidP="5C88E6E6" w:rsidRDefault="5C88E6E6" w14:paraId="0B42955F" w14:textId="60686F8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41080F6" w14:textId="63E64D3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UC11 – Histórico de consulta dos pacientes </w:t>
      </w:r>
    </w:p>
    <w:p w:rsidR="5C88E6E6" w:rsidP="5C88E6E6" w:rsidRDefault="5C88E6E6" w14:paraId="306C8132" w14:textId="411FEC4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4A5E2DC" w14:textId="32EB4B5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Fisioterapeuta </w:t>
      </w:r>
    </w:p>
    <w:p w:rsidR="5C88E6E6" w:rsidP="5C88E6E6" w:rsidRDefault="5C88E6E6" w14:paraId="7792FC85" w14:textId="7494948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2202B32" w14:textId="1F3DC08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a consulta do histórico de atendimentos dos pacientes. </w:t>
      </w:r>
    </w:p>
    <w:p w:rsidR="5C88E6E6" w:rsidP="5C88E6E6" w:rsidRDefault="5C88E6E6" w14:paraId="0F24391D" w14:textId="3E89855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481D5A0" w14:textId="6E3FD6C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425B4761" w14:textId="0FB1C55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126E8D1" w14:textId="1C819C3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fisioterapeuta estar autenticado e possuir pacientes registrados. </w:t>
      </w:r>
    </w:p>
    <w:p w:rsidR="5C88E6E6" w:rsidP="5C88E6E6" w:rsidRDefault="5C88E6E6" w14:paraId="75454A55" w14:textId="5FD5553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9CF68A6" w14:textId="5E717E5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5EE6FD60" w14:textId="4BDB94F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5E018A3" w14:textId="30C07D6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histórico solicitado é apresentado. </w:t>
      </w:r>
    </w:p>
    <w:p w:rsidR="5C88E6E6" w:rsidP="5C88E6E6" w:rsidRDefault="5C88E6E6" w14:paraId="06871635" w14:textId="3F9283C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C9444C1" w14:textId="6711DCD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0726ABD0" w14:textId="54887E3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74626A6" w14:textId="58295AE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fisioterapeuta acessa o histórico. </w:t>
      </w:r>
    </w:p>
    <w:p w:rsidR="5C88E6E6" w:rsidP="5C88E6E6" w:rsidRDefault="5C88E6E6" w14:paraId="6A4A0584" w14:textId="53779E5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3849294" w14:textId="147E6F8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Seleciona o paciente. </w:t>
      </w:r>
    </w:p>
    <w:p w:rsidR="5C88E6E6" w:rsidP="5C88E6E6" w:rsidRDefault="5C88E6E6" w14:paraId="38E13BD3" w14:textId="3520861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6643371" w14:textId="4580F2E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busca os registros. </w:t>
      </w:r>
    </w:p>
    <w:p w:rsidR="5C88E6E6" w:rsidP="5C88E6E6" w:rsidRDefault="5C88E6E6" w14:paraId="43B2013A" w14:textId="24F9399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83F5B81" w14:textId="3F8D1CE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apresenta as consultas realizadas. </w:t>
      </w:r>
    </w:p>
    <w:p w:rsidR="5C88E6E6" w:rsidP="5C88E6E6" w:rsidRDefault="5C88E6E6" w14:paraId="3A2852F3" w14:textId="721CEF9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03ABA7A" w14:textId="6036509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556049AB" w14:textId="2FCDD9C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F8CB798" w14:textId="7019EED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existem registros → o sistema informa que não há histórico disponível. </w:t>
      </w:r>
    </w:p>
    <w:p w:rsidR="5C88E6E6" w:rsidP="5C88E6E6" w:rsidRDefault="5C88E6E6" w14:paraId="016CF026" w14:textId="714CDF8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97ECE15" w14:textId="6F505F9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extend de Dashboard de consultas futuras. </w:t>
      </w:r>
    </w:p>
    <w:p w:rsidR="5C88E6E6" w:rsidP="5C88E6E6" w:rsidRDefault="5C88E6E6" w14:paraId="27CD054A" w14:textId="49A207D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773EB9E" w14:textId="6C8600A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UC12 – Dashboard de consultas futuras </w:t>
      </w:r>
    </w:p>
    <w:p w:rsidR="5C88E6E6" w:rsidP="5C88E6E6" w:rsidRDefault="5C88E6E6" w14:paraId="607F9F00" w14:textId="3054FE6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5A453F4" w14:textId="104D318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Fisioterapeuta </w:t>
      </w:r>
    </w:p>
    <w:p w:rsidR="5C88E6E6" w:rsidP="5C88E6E6" w:rsidRDefault="5C88E6E6" w14:paraId="2F2F9E6B" w14:textId="4308316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DD41BF6" w14:textId="24C5816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Apresentar um resumo das próximas consultas. </w:t>
      </w:r>
    </w:p>
    <w:p w:rsidR="5C88E6E6" w:rsidP="5C88E6E6" w:rsidRDefault="5C88E6E6" w14:paraId="047ABBBB" w14:textId="36BA7BB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6F40C9B" w14:textId="34C5A60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061B60B1" w14:textId="6F5A370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37511A2" w14:textId="46FD215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fisioterapeuta estar autenticado. </w:t>
      </w:r>
    </w:p>
    <w:p w:rsidR="5C88E6E6" w:rsidP="5C88E6E6" w:rsidRDefault="5C88E6E6" w14:paraId="13040DBA" w14:textId="73DEF66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5ED8EC4" w14:textId="319BCAB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1EA5344D" w14:textId="10D9FE9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A85B6EB" w14:textId="5B7FF4F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As próximas consultas são exibidas. </w:t>
      </w:r>
    </w:p>
    <w:p w:rsidR="5C88E6E6" w:rsidP="5C88E6E6" w:rsidRDefault="5C88E6E6" w14:paraId="0BFA89A8" w14:textId="68A7C5A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A540975" w14:textId="162F1EC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01B99FE1" w14:textId="191C2AE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A3A798D" w14:textId="0F2FB17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fisioterapeuta acessa o dashboard. </w:t>
      </w:r>
    </w:p>
    <w:p w:rsidR="5C88E6E6" w:rsidP="5C88E6E6" w:rsidRDefault="5C88E6E6" w14:paraId="6A9C0861" w14:textId="372EF20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CAF3580" w14:textId="222663F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O sistema consulta os agendamentos futuros. </w:t>
      </w:r>
    </w:p>
    <w:p w:rsidR="5C88E6E6" w:rsidP="5C88E6E6" w:rsidRDefault="5C88E6E6" w14:paraId="7560AD92" w14:textId="04772AC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C42DB40" w14:textId="729A360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apresenta as próximas consultas. </w:t>
      </w:r>
    </w:p>
    <w:p w:rsidR="5C88E6E6" w:rsidP="5C88E6E6" w:rsidRDefault="5C88E6E6" w14:paraId="52999A26" w14:textId="342F318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E3E8083" w14:textId="4AA248F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fisioterapeuta pode acessar detalhes dos atendimentos. </w:t>
      </w:r>
    </w:p>
    <w:p w:rsidR="5C88E6E6" w:rsidP="5C88E6E6" w:rsidRDefault="5C88E6E6" w14:paraId="4E3CAF54" w14:textId="2FFB4A9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05B26BE" w14:textId="22D9E09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4CF5C31A" w14:textId="5DE04E0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22BA167" w14:textId="5B4639B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5C88E6E6" w:rsidRDefault="5C88E6E6" w14:paraId="4AA3C352" w14:textId="4E88C88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3398B5F" w14:textId="4B892A7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Casos de uso do Cliente </w:t>
      </w:r>
    </w:p>
    <w:p w:rsidR="5C88E6E6" w:rsidP="5C88E6E6" w:rsidRDefault="5C88E6E6" w14:paraId="48BFD968" w14:textId="5581F1C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63DB4C7" w14:textId="131F29B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UC13 – Fazer login </w:t>
      </w:r>
    </w:p>
    <w:p w:rsidR="5C88E6E6" w:rsidP="5C88E6E6" w:rsidRDefault="5C88E6E6" w14:paraId="2D53C361" w14:textId="20DEF2E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8E88843" w14:textId="5C5AA88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5D8CFC65" w14:textId="38B9320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EAEEDE2" w14:textId="455C2E3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cliente acesse sua conta. </w:t>
      </w:r>
    </w:p>
    <w:p w:rsidR="5C88E6E6" w:rsidP="5C88E6E6" w:rsidRDefault="5C88E6E6" w14:paraId="59735815" w14:textId="4BAFE96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5BDB876" w14:textId="6697098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23CED3F2" w14:textId="588434C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0BE6472" w14:textId="7C3CCA9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Cliente possuir cadastro. </w:t>
      </w:r>
    </w:p>
    <w:p w:rsidR="5C88E6E6" w:rsidP="5C88E6E6" w:rsidRDefault="5C88E6E6" w14:paraId="192F0B9C" w14:textId="08A24D4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0FCFE06" w14:textId="0BE7677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2B3CD414" w14:textId="2C4C5C5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1A2D5E2" w14:textId="626EBF9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Cliente autenticado no sistema. </w:t>
      </w:r>
    </w:p>
    <w:p w:rsidR="5C88E6E6" w:rsidP="5C88E6E6" w:rsidRDefault="5C88E6E6" w14:paraId="687B98D1" w14:textId="38F6F30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DDE4F72" w14:textId="6D097F9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543C1540" w14:textId="375728E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DD9D5C8" w14:textId="21E037D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acessa a tela de login. </w:t>
      </w:r>
    </w:p>
    <w:p w:rsidR="5C88E6E6" w:rsidP="5C88E6E6" w:rsidRDefault="5C88E6E6" w14:paraId="5473E1A7" w14:textId="780A31A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A5634B7" w14:textId="34A2C10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Informa seus dados de acesso. </w:t>
      </w:r>
    </w:p>
    <w:p w:rsidR="5C88E6E6" w:rsidP="5C88E6E6" w:rsidRDefault="5C88E6E6" w14:paraId="612FE6EE" w14:textId="4BFAB8A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2E92A0C" w14:textId="5F36AB7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valida os dados. </w:t>
      </w:r>
    </w:p>
    <w:p w:rsidR="5C88E6E6" w:rsidP="5C88E6E6" w:rsidRDefault="5C88E6E6" w14:paraId="652BA87C" w14:textId="6179F9E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18B616D" w14:textId="775BAF4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autentica o cliente. </w:t>
      </w:r>
    </w:p>
    <w:p w:rsidR="5C88E6E6" w:rsidP="5C88E6E6" w:rsidRDefault="5C88E6E6" w14:paraId="2791F263" w14:textId="52E7506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EE0D18B" w14:textId="2116FA5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sistema apresenta a tela principal. </w:t>
      </w:r>
    </w:p>
    <w:p w:rsidR="5C88E6E6" w:rsidP="5C88E6E6" w:rsidRDefault="5C88E6E6" w14:paraId="1FC25464" w14:textId="7CD5E28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6C65820" w14:textId="3359604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5E1FDFF5" w14:textId="0D0155B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AA88220" w14:textId="6F11229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Dados inválidos → sistema informa o erro. </w:t>
      </w:r>
    </w:p>
    <w:p w:rsidR="5C88E6E6" w:rsidP="5C88E6E6" w:rsidRDefault="5C88E6E6" w14:paraId="526F0560" w14:textId="6AF4F17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49A4C5B" w14:textId="1C8DA89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Campos obrigatórios vazios → sistema solicita preenchimento. </w:t>
      </w:r>
    </w:p>
    <w:p w:rsidR="5C88E6E6" w:rsidP="5C88E6E6" w:rsidRDefault="5C88E6E6" w14:paraId="459C0809" w14:textId="6F1DF6E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6EBC874" w14:textId="5682BDB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UC14 – Fazer cadastro </w:t>
      </w:r>
    </w:p>
    <w:p w:rsidR="5C88E6E6" w:rsidP="5C88E6E6" w:rsidRDefault="5C88E6E6" w14:paraId="4508E09D" w14:textId="71248F2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C493315" w14:textId="6B5F134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08EEC7C5" w14:textId="2E71FC5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EEDE6BB" w14:textId="08B9A7C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Criar uma conta de cliente. </w:t>
      </w:r>
    </w:p>
    <w:p w:rsidR="5C88E6E6" w:rsidP="5C88E6E6" w:rsidRDefault="5C88E6E6" w14:paraId="76AB4439" w14:textId="0920589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17271E6" w14:textId="4246BE5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25A96AEE" w14:textId="3329E84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1C1B132" w14:textId="43FECFB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Cliente não possuir cadastro. </w:t>
      </w:r>
    </w:p>
    <w:p w:rsidR="5C88E6E6" w:rsidP="5C88E6E6" w:rsidRDefault="5C88E6E6" w14:paraId="7522FDFE" w14:textId="687EBE6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2E20A44" w14:textId="2B503B0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0135B739" w14:textId="053EDA6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14EB019" w14:textId="5878929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Conta do cliente criada. </w:t>
      </w:r>
    </w:p>
    <w:p w:rsidR="5C88E6E6" w:rsidP="5C88E6E6" w:rsidRDefault="5C88E6E6" w14:paraId="063B197F" w14:textId="43220BD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03FC3DE" w14:textId="7879A99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35B35F7D" w14:textId="1B9BBB6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D22B527" w14:textId="71D13D3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seleciona Cadastrar. </w:t>
      </w:r>
    </w:p>
    <w:p w:rsidR="5C88E6E6" w:rsidP="5C88E6E6" w:rsidRDefault="5C88E6E6" w14:paraId="41862B88" w14:textId="10D6FF5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91C14B2" w14:textId="5368C98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Informa seus dados. </w:t>
      </w:r>
    </w:p>
    <w:p w:rsidR="5C88E6E6" w:rsidP="5C88E6E6" w:rsidRDefault="5C88E6E6" w14:paraId="28FB6D05" w14:textId="3B5C136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7CC5BE7" w14:textId="0497155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valida as informações. </w:t>
      </w:r>
    </w:p>
    <w:p w:rsidR="5C88E6E6" w:rsidP="5C88E6E6" w:rsidRDefault="5C88E6E6" w14:paraId="4C8B3720" w14:textId="59AC39A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F20AE44" w14:textId="36A4B97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cria a conta. </w:t>
      </w:r>
    </w:p>
    <w:p w:rsidR="5C88E6E6" w:rsidP="5C88E6E6" w:rsidRDefault="5C88E6E6" w14:paraId="7915B90D" w14:textId="2930434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4B1891D" w14:textId="6CBA0DC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sistema confirma o cadastro. </w:t>
      </w:r>
    </w:p>
    <w:p w:rsidR="5C88E6E6" w:rsidP="5C88E6E6" w:rsidRDefault="5C88E6E6" w14:paraId="441B6BBA" w14:textId="6835FFD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B39EDB4" w14:textId="66F8C97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46ED8F97" w14:textId="4ED805D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AB7FD8B" w14:textId="521DD5F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Dados inválidos → sistema solicita correção. </w:t>
      </w:r>
    </w:p>
    <w:p w:rsidR="5C88E6E6" w:rsidP="5C88E6E6" w:rsidRDefault="5C88E6E6" w14:paraId="52C7CD5C" w14:textId="3D73003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13D0356" w14:textId="07ADB28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Cadastro já existente → sistema informa que o cliente já possui conta. </w:t>
      </w:r>
    </w:p>
    <w:p w:rsidR="5C88E6E6" w:rsidP="5C88E6E6" w:rsidRDefault="5C88E6E6" w14:paraId="7BEB15C2" w14:textId="23463A6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F8D2724" w14:textId="519060C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extend de Fazer login; include de Fazer perfil. </w:t>
      </w:r>
    </w:p>
    <w:p w:rsidR="5C88E6E6" w:rsidP="5C88E6E6" w:rsidRDefault="5C88E6E6" w14:paraId="00E1A211" w14:textId="7BC504A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81F3F47" w14:textId="367E9E0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UC15 – Fazer perfil </w:t>
      </w:r>
    </w:p>
    <w:p w:rsidR="5C88E6E6" w:rsidP="5C88E6E6" w:rsidRDefault="5C88E6E6" w14:paraId="69ED7A2C" w14:textId="4F4FFE6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5BD45DE" w14:textId="1E93A50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66915788" w14:textId="5ED90DA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DAE42E8" w14:textId="4C6CEC6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cliente crie e complete seu perfil. </w:t>
      </w:r>
    </w:p>
    <w:p w:rsidR="5C88E6E6" w:rsidP="5C88E6E6" w:rsidRDefault="5C88E6E6" w14:paraId="3A07A824" w14:textId="4B81D9A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3336998" w14:textId="7C46E49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16D7AD53" w14:textId="19DB547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46A7D0B" w14:textId="7FFE283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Cliente estar cadastrado. </w:t>
      </w:r>
    </w:p>
    <w:p w:rsidR="5C88E6E6" w:rsidP="5C88E6E6" w:rsidRDefault="5C88E6E6" w14:paraId="087B3176" w14:textId="114F55C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2578489" w14:textId="784DAD8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320542B6" w14:textId="651B51A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42F51E3" w14:textId="11A36F8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Perfil criado ou atualizado. </w:t>
      </w:r>
    </w:p>
    <w:p w:rsidR="5C88E6E6" w:rsidP="5C88E6E6" w:rsidRDefault="5C88E6E6" w14:paraId="0C3A8A63" w14:textId="5B9DA1E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D312B7D" w14:textId="4016A07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06EEAE93" w14:textId="76C91F1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13ECD02" w14:textId="6B8B724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acessa a opção de perfil. </w:t>
      </w:r>
    </w:p>
    <w:p w:rsidR="5C88E6E6" w:rsidP="5C88E6E6" w:rsidRDefault="5C88E6E6" w14:paraId="630407B6" w14:textId="664637E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FEF77E1" w14:textId="649E362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Informa seus dados. </w:t>
      </w:r>
    </w:p>
    <w:p w:rsidR="5C88E6E6" w:rsidP="5C88E6E6" w:rsidRDefault="5C88E6E6" w14:paraId="6DA4AABF" w14:textId="50DFE1A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D2A53CC" w14:textId="7D850CA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valida as informações. </w:t>
      </w:r>
    </w:p>
    <w:p w:rsidR="5C88E6E6" w:rsidP="5C88E6E6" w:rsidRDefault="5C88E6E6" w14:paraId="4B5B8BB6" w14:textId="3C117AE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DA8999D" w14:textId="26B5D17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salva o perfil. </w:t>
      </w:r>
    </w:p>
    <w:p w:rsidR="5C88E6E6" w:rsidP="5C88E6E6" w:rsidRDefault="5C88E6E6" w14:paraId="3B901AB2" w14:textId="5A68A5A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8232CDF" w14:textId="558D63F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362CA25C" w14:textId="0416777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9B250D3" w14:textId="72510ED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5C88E6E6" w:rsidRDefault="5C88E6E6" w14:paraId="6C2F2E91" w14:textId="1A34F43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2A93CC5" w14:textId="67DD96B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include de Informar no perfil. </w:t>
      </w:r>
    </w:p>
    <w:p w:rsidR="5C88E6E6" w:rsidP="5C88E6E6" w:rsidRDefault="5C88E6E6" w14:paraId="42F9F401" w14:textId="2BD5C94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42EE0B1" w14:textId="1E56511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UC16 – Informar no perfil </w:t>
      </w:r>
    </w:p>
    <w:p w:rsidR="5C88E6E6" w:rsidP="5C88E6E6" w:rsidRDefault="5C88E6E6" w14:paraId="54880A8E" w14:textId="7F083BC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3FB4CD4" w14:textId="4172C52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3868EE51" w14:textId="5E5041F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D6494C4" w14:textId="3EB7DA5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o preenchimento das informações necessárias no perfil. </w:t>
      </w:r>
    </w:p>
    <w:p w:rsidR="5C88E6E6" w:rsidP="5C88E6E6" w:rsidRDefault="5C88E6E6" w14:paraId="162F6D6A" w14:textId="789968B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758A0FE" w14:textId="4DEFC66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4C63AC83" w14:textId="02BB093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C263B49" w14:textId="41FCE5B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Cliente estar criando ou editando seu perfil. </w:t>
      </w:r>
    </w:p>
    <w:p w:rsidR="5C88E6E6" w:rsidP="5C88E6E6" w:rsidRDefault="5C88E6E6" w14:paraId="26E9BFBC" w14:textId="7937DCE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A5F86AD" w14:textId="111353F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304B8964" w14:textId="4A9177B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650FFED" w14:textId="18C5CC6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Informações pessoais são armazenadas. </w:t>
      </w:r>
    </w:p>
    <w:p w:rsidR="5C88E6E6" w:rsidP="5C88E6E6" w:rsidRDefault="5C88E6E6" w14:paraId="3BB14B86" w14:textId="4AF2871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DB5F477" w14:textId="19F4C3E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389367EA" w14:textId="027E041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710D685" w14:textId="5B4EAC0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acessa o formulário do perfil. </w:t>
      </w:r>
    </w:p>
    <w:p w:rsidR="5C88E6E6" w:rsidP="5C88E6E6" w:rsidRDefault="5C88E6E6" w14:paraId="5A4C17E5" w14:textId="1A6CBF4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063741D" w14:textId="60FDE66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Informa os dados solicitados. </w:t>
      </w:r>
    </w:p>
    <w:p w:rsidR="5C88E6E6" w:rsidP="5C88E6E6" w:rsidRDefault="5C88E6E6" w14:paraId="67D643FB" w14:textId="7B6855E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2D45B59" w14:textId="19E4C00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Adiciona foto, quando necessário. </w:t>
      </w:r>
    </w:p>
    <w:p w:rsidR="5C88E6E6" w:rsidP="5C88E6E6" w:rsidRDefault="5C88E6E6" w14:paraId="769B122A" w14:textId="000893A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FF2794F" w14:textId="58C71A8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valida os dados. </w:t>
      </w:r>
    </w:p>
    <w:p w:rsidR="5C88E6E6" w:rsidP="5C88E6E6" w:rsidRDefault="5C88E6E6" w14:paraId="7EBBEE70" w14:textId="5B5CF94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7CE5BB6" w14:textId="0789E47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sistema salva as informações. </w:t>
      </w:r>
    </w:p>
    <w:p w:rsidR="5C88E6E6" w:rsidP="5C88E6E6" w:rsidRDefault="5C88E6E6" w14:paraId="13F33B4F" w14:textId="4116F68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653DD86" w14:textId="4F4DA70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36BC722C" w14:textId="1AE599C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D3AE2EE" w14:textId="11CA02E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5C88E6E6" w:rsidRDefault="5C88E6E6" w14:paraId="49CC4970" w14:textId="4A6FDCC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09B6A14" w14:textId="7D43991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Informações previstas: RG, Foto, Nome e Localização. </w:t>
      </w:r>
    </w:p>
    <w:p w:rsidR="5C88E6E6" w:rsidP="5C88E6E6" w:rsidRDefault="5C88E6E6" w14:paraId="56A68C4B" w14:textId="209789E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F3B5CE3" w14:textId="0E0E41E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UC17 – Ver perfil </w:t>
      </w:r>
    </w:p>
    <w:p w:rsidR="5C88E6E6" w:rsidP="5C88E6E6" w:rsidRDefault="5C88E6E6" w14:paraId="0D5C5D58" w14:textId="2643A61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DD5BEAA" w14:textId="071A7D7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703F50CB" w14:textId="7E20084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BD04D4C" w14:textId="1EE81F2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cliente visualize seu perfil. </w:t>
      </w:r>
    </w:p>
    <w:p w:rsidR="5C88E6E6" w:rsidP="5C88E6E6" w:rsidRDefault="5C88E6E6" w14:paraId="2744FE8E" w14:textId="7650A6B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5CBD8CD" w14:textId="5A96A70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10FE7333" w14:textId="5D7E31B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D589725" w14:textId="4C70307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Cliente possuir perfil. </w:t>
      </w:r>
    </w:p>
    <w:p w:rsidR="5C88E6E6" w:rsidP="5C88E6E6" w:rsidRDefault="5C88E6E6" w14:paraId="1350B30D" w14:textId="6142725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35E9361" w14:textId="28CC98D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029E9E81" w14:textId="45C6622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D039209" w14:textId="434AC09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Informações do perfil são exibidas. </w:t>
      </w:r>
    </w:p>
    <w:p w:rsidR="5C88E6E6" w:rsidP="5C88E6E6" w:rsidRDefault="5C88E6E6" w14:paraId="2D0754F4" w14:textId="7046FE9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FEC7CF7" w14:textId="109291F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23F19E46" w14:textId="40CFB4B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BAA2598" w14:textId="3D93A00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acessa seu perfil. </w:t>
      </w:r>
    </w:p>
    <w:p w:rsidR="5C88E6E6" w:rsidP="5C88E6E6" w:rsidRDefault="5C88E6E6" w14:paraId="746B135C" w14:textId="79A066F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8914F79" w14:textId="2AC6FFB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O sistema recupera os dados cadastrados. </w:t>
      </w:r>
    </w:p>
    <w:p w:rsidR="5C88E6E6" w:rsidP="5C88E6E6" w:rsidRDefault="5C88E6E6" w14:paraId="0583BB2B" w14:textId="7EC10E4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0E92F5A" w14:textId="0380335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apresenta as informações. </w:t>
      </w:r>
    </w:p>
    <w:p w:rsidR="5C88E6E6" w:rsidP="5C88E6E6" w:rsidRDefault="5C88E6E6" w14:paraId="715633D4" w14:textId="63A6810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ABA917C" w14:textId="2A3B263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53E9A6E3" w14:textId="10555C9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B4D8716" w14:textId="25BED87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5C88E6E6" w:rsidRDefault="5C88E6E6" w14:paraId="689F488F" w14:textId="21E3C5F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D6E96B9" w14:textId="6509F4E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UC18 – Buscar fisioterapeutas </w:t>
      </w:r>
    </w:p>
    <w:p w:rsidR="5C88E6E6" w:rsidP="5C88E6E6" w:rsidRDefault="5C88E6E6" w14:paraId="11C3CD88" w14:textId="7E5FAB7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D4AC6AB" w14:textId="6112066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57DE1E1D" w14:textId="0559202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6A0DCA2" w14:textId="15E7404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cliente encontre fisioterapeutas disponíveis. </w:t>
      </w:r>
    </w:p>
    <w:p w:rsidR="5C88E6E6" w:rsidP="5C88E6E6" w:rsidRDefault="5C88E6E6" w14:paraId="24B399F2" w14:textId="67C20F5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735BC2C" w14:textId="4CA0969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0B1ECD6C" w14:textId="32F3237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43FB87C" w14:textId="619272F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Cliente estar no sistema. </w:t>
      </w:r>
    </w:p>
    <w:p w:rsidR="5C88E6E6" w:rsidP="5C88E6E6" w:rsidRDefault="5C88E6E6" w14:paraId="6A29E463" w14:textId="5CFF0E7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EC69ADB" w14:textId="5052E90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3EFE06B8" w14:textId="0982066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9B8BBD9" w14:textId="26AE271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Uma lista de fisioterapeutas é apresentada. </w:t>
      </w:r>
    </w:p>
    <w:p w:rsidR="5C88E6E6" w:rsidP="5C88E6E6" w:rsidRDefault="5C88E6E6" w14:paraId="6AA1C83B" w14:textId="33CA95E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27BB998" w14:textId="25CE325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23F7CC4C" w14:textId="32F990C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CF82A9C" w14:textId="5CB0BB8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acessa a busca. </w:t>
      </w:r>
    </w:p>
    <w:p w:rsidR="5C88E6E6" w:rsidP="5C88E6E6" w:rsidRDefault="5C88E6E6" w14:paraId="2909C023" w14:textId="60B4928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94487A6" w14:textId="416D406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O sistema apresenta fisioterapeutas disponíveis. </w:t>
      </w:r>
    </w:p>
    <w:p w:rsidR="5C88E6E6" w:rsidP="5C88E6E6" w:rsidRDefault="5C88E6E6" w14:paraId="0E766983" w14:textId="6518AF3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AFC17F1" w14:textId="0432603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Cliente pode utilizar filtros. </w:t>
      </w:r>
    </w:p>
    <w:p w:rsidR="5C88E6E6" w:rsidP="5C88E6E6" w:rsidRDefault="5C88E6E6" w14:paraId="375DB62B" w14:textId="3E427ED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6EC9A8C" w14:textId="5C7792D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atualiza os resultados. </w:t>
      </w:r>
    </w:p>
    <w:p w:rsidR="5C88E6E6" w:rsidP="5C88E6E6" w:rsidRDefault="5C88E6E6" w14:paraId="7A4199F3" w14:textId="327FB79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0837D4E" w14:textId="7818813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084F3ED4" w14:textId="70F2517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1D4F58D" w14:textId="7337927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5C88E6E6" w:rsidRDefault="5C88E6E6" w14:paraId="333F9DBD" w14:textId="3CD7D2C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5B8D891" w14:textId="586703C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include de Visualizar perfil do fisioterapeuta. </w:t>
      </w:r>
    </w:p>
    <w:p w:rsidR="5C88E6E6" w:rsidP="5C88E6E6" w:rsidRDefault="5C88E6E6" w14:paraId="07E2713C" w14:textId="667E569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AA6E283" w14:textId="04F85B3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UC19 – Filtrar fisioterapeuta </w:t>
      </w:r>
    </w:p>
    <w:p w:rsidR="5C88E6E6" w:rsidP="5C88E6E6" w:rsidRDefault="5C88E6E6" w14:paraId="5FED78F0" w14:textId="035D7F7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59A183A" w14:textId="7D40B1F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4845784E" w14:textId="0A72210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1318B5A" w14:textId="7457D68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Refinar a busca por fisioterapeutas. </w:t>
      </w:r>
    </w:p>
    <w:p w:rsidR="5C88E6E6" w:rsidP="5C88E6E6" w:rsidRDefault="5C88E6E6" w14:paraId="2A17120B" w14:textId="68FCB0F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39845D2" w14:textId="4702DA4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0A23566B" w14:textId="0F1B9ED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A0386B3" w14:textId="658C0EE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Uma busca por fisioterapeutas estar sendo realizada. </w:t>
      </w:r>
    </w:p>
    <w:p w:rsidR="5C88E6E6" w:rsidP="5C88E6E6" w:rsidRDefault="5C88E6E6" w14:paraId="6FFCB63E" w14:textId="05ECC43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97AAB2A" w14:textId="0FE3D41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656BFAD2" w14:textId="21DD3DA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70BCDAA" w14:textId="3340988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 sistema apresenta resultados de acordo com os filtros. </w:t>
      </w:r>
    </w:p>
    <w:p w:rsidR="5C88E6E6" w:rsidP="5C88E6E6" w:rsidRDefault="5C88E6E6" w14:paraId="4842B54F" w14:textId="5B7EF7A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1ACEE83" w14:textId="20512BF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64735BCD" w14:textId="49E6BFB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1509A5B" w14:textId="601B57F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seleciona um filtro. </w:t>
      </w:r>
    </w:p>
    <w:p w:rsidR="5C88E6E6" w:rsidP="5C88E6E6" w:rsidRDefault="5C88E6E6" w14:paraId="7C926C52" w14:textId="76FB162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1FC79B2" w14:textId="03654CA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Informa os critérios desejados. </w:t>
      </w:r>
    </w:p>
    <w:p w:rsidR="5C88E6E6" w:rsidP="5C88E6E6" w:rsidRDefault="5C88E6E6" w14:paraId="61C098B4" w14:textId="33A1929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C726748" w14:textId="409A192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processa os critérios. </w:t>
      </w:r>
    </w:p>
    <w:p w:rsidR="5C88E6E6" w:rsidP="5C88E6E6" w:rsidRDefault="5C88E6E6" w14:paraId="6CAC4D11" w14:textId="62868B1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F7B4DBB" w14:textId="2093AFA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apresenta os fisioterapeutas correspondentes. </w:t>
      </w:r>
    </w:p>
    <w:p w:rsidR="5C88E6E6" w:rsidP="5C88E6E6" w:rsidRDefault="5C88E6E6" w14:paraId="6CB806A1" w14:textId="1E01458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9032CDE" w14:textId="2CCB5E5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324D1D76" w14:textId="186BAD6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AD3BB74" w14:textId="6E5FAF7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5C88E6E6" w:rsidRDefault="5C88E6E6" w14:paraId="62280263" w14:textId="6128032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F00A6D7" w14:textId="0ABDD3B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extend de Buscar fisioterapeutas. </w:t>
      </w:r>
    </w:p>
    <w:p w:rsidR="5C88E6E6" w:rsidP="5C88E6E6" w:rsidRDefault="5C88E6E6" w14:paraId="141C1100" w14:textId="61976B2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709E8C1" w14:textId="58ED24B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UC20 – Mais próximos </w:t>
      </w:r>
    </w:p>
    <w:p w:rsidR="5C88E6E6" w:rsidP="5C88E6E6" w:rsidRDefault="5C88E6E6" w14:paraId="4A503112" w14:textId="73B9F88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CBF95D5" w14:textId="76DA68F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35F0A3A7" w14:textId="5784D0E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8F521DE" w14:textId="03A076B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cliente encontre fisioterapeutas próximos à sua localização. </w:t>
      </w:r>
    </w:p>
    <w:p w:rsidR="5C88E6E6" w:rsidP="5C88E6E6" w:rsidRDefault="5C88E6E6" w14:paraId="368D2D11" w14:textId="566DF58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9DC3E2C" w14:textId="4B5E4A7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4477379B" w14:textId="3FC9B46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839111C" w14:textId="647CEDC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 localização do cliente estar disponível. </w:t>
      </w:r>
    </w:p>
    <w:p w:rsidR="5C88E6E6" w:rsidP="5C88E6E6" w:rsidRDefault="5C88E6E6" w14:paraId="7A421534" w14:textId="5280CC9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F3570FF" w14:textId="0A6CE57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21F4C293" w14:textId="61AE784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F1B7D6C" w14:textId="7E08411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Os fisioterapeutas são organizados conforme a proximidade. </w:t>
      </w:r>
    </w:p>
    <w:p w:rsidR="5C88E6E6" w:rsidP="5C88E6E6" w:rsidRDefault="5C88E6E6" w14:paraId="12F53680" w14:textId="0E3B52B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A96AEFE" w14:textId="05991B1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67042EF9" w14:textId="654F9ED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D5CD17C" w14:textId="1EAEFFB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seleciona Mais próximos. </w:t>
      </w:r>
    </w:p>
    <w:p w:rsidR="5C88E6E6" w:rsidP="5C88E6E6" w:rsidRDefault="5C88E6E6" w14:paraId="17E65FAD" w14:textId="23EF9BE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3B20CD0" w14:textId="70F25E7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O sistema obtém a localização. </w:t>
      </w:r>
    </w:p>
    <w:p w:rsidR="5C88E6E6" w:rsidP="5C88E6E6" w:rsidRDefault="5C88E6E6" w14:paraId="379EBF67" w14:textId="5BA8C00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0921993" w14:textId="46B13ED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calcula a proximidade dos profissionais. </w:t>
      </w:r>
    </w:p>
    <w:p w:rsidR="5C88E6E6" w:rsidP="5C88E6E6" w:rsidRDefault="5C88E6E6" w14:paraId="3DE1E9E2" w14:textId="2565294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86C2FBF" w14:textId="43DE3D2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apresenta os resultados. </w:t>
      </w:r>
    </w:p>
    <w:p w:rsidR="5C88E6E6" w:rsidP="5C88E6E6" w:rsidRDefault="5C88E6E6" w14:paraId="6106E402" w14:textId="79997E3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206D8EB" w14:textId="1C19AC1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613F7833" w14:textId="1569CB6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D273C0F" w14:textId="40DCD63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5C88E6E6" w:rsidRDefault="5C88E6E6" w14:paraId="42659911" w14:textId="07E162D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FECBE6A" w14:textId="2040C3C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extend de Filtrar fisioterapeuta; include de Localização do paciente. </w:t>
      </w:r>
    </w:p>
    <w:p w:rsidR="5C88E6E6" w:rsidP="5C88E6E6" w:rsidRDefault="5C88E6E6" w14:paraId="67A7F21F" w14:textId="2F6AF93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C8B9E66" w14:textId="179E9DC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UC21 – Localização do paciente </w:t>
      </w:r>
    </w:p>
    <w:p w:rsidR="5C88E6E6" w:rsidP="5C88E6E6" w:rsidRDefault="5C88E6E6" w14:paraId="39AF86A4" w14:textId="2D86813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395F53B" w14:textId="658A33D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6D40EB9D" w14:textId="55FEDAF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41C055A" w14:textId="7DAB35D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Obter a localização do cliente para auxiliar na busca por profissionais próximos. </w:t>
      </w:r>
    </w:p>
    <w:p w:rsidR="5C88E6E6" w:rsidP="5C88E6E6" w:rsidRDefault="5C88E6E6" w14:paraId="7E0DE9B7" w14:textId="4E45C07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BEE4126" w14:textId="5BA995B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69243D43" w14:textId="0D8B8CC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84F628F" w14:textId="5B1FEE0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Cliente autorizar o acesso à localização. </w:t>
      </w:r>
    </w:p>
    <w:p w:rsidR="5C88E6E6" w:rsidP="5C88E6E6" w:rsidRDefault="5C88E6E6" w14:paraId="096871FE" w14:textId="37B4122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5CEA26A" w14:textId="13FE7CA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48076B7A" w14:textId="110BD7C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48B88AC" w14:textId="1488C3B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 localização é disponibilizada para a busca. </w:t>
      </w:r>
    </w:p>
    <w:p w:rsidR="5C88E6E6" w:rsidP="5C88E6E6" w:rsidRDefault="5C88E6E6" w14:paraId="1F6F2AF7" w14:textId="42A399B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3C13AF5" w14:textId="5217245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11964155" w14:textId="34FBCB5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2AB76A7" w14:textId="4B722B9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O sistema solicita acesso à localização. </w:t>
      </w:r>
    </w:p>
    <w:p w:rsidR="5C88E6E6" w:rsidP="5C88E6E6" w:rsidRDefault="5C88E6E6" w14:paraId="12625523" w14:textId="0C90647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3509B3B" w14:textId="7036E10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Cliente autoriza. </w:t>
      </w:r>
    </w:p>
    <w:p w:rsidR="5C88E6E6" w:rsidP="5C88E6E6" w:rsidRDefault="5C88E6E6" w14:paraId="7087A72F" w14:textId="1AC2D5B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9656324" w14:textId="5FE3DEB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obtém a localização. </w:t>
      </w:r>
    </w:p>
    <w:p w:rsidR="5C88E6E6" w:rsidP="5C88E6E6" w:rsidRDefault="5C88E6E6" w14:paraId="01F5E9D0" w14:textId="4E477BC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C087112" w14:textId="75CB7AF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A localização é utilizada para calcular a proximidade. </w:t>
      </w:r>
    </w:p>
    <w:p w:rsidR="5C88E6E6" w:rsidP="5C88E6E6" w:rsidRDefault="5C88E6E6" w14:paraId="22571B66" w14:textId="0CFBEF3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75DC525" w14:textId="74E8EAE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67E4A97D" w14:textId="1536BD7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64267E3" w14:textId="64173CA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Cliente não autoriza → o sistema não poderá utilizar a localização para determinar os profissionais mais próximos. </w:t>
      </w:r>
    </w:p>
    <w:p w:rsidR="5C88E6E6" w:rsidP="5C88E6E6" w:rsidRDefault="5C88E6E6" w14:paraId="21883F07" w14:textId="4C9E6EA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17D5059" w14:textId="1532825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UC22 – Visualizar perfil do fisioterapeuta </w:t>
      </w:r>
    </w:p>
    <w:p w:rsidR="5C88E6E6" w:rsidP="5C88E6E6" w:rsidRDefault="5C88E6E6" w14:paraId="6A57A65C" w14:textId="74C2C7F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DC3D08A" w14:textId="13A5802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5F955673" w14:textId="4DCD7FC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615A5AA" w14:textId="4FE499A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cliente consulte as informações de um fisioterapeuta. </w:t>
      </w:r>
    </w:p>
    <w:p w:rsidR="5C88E6E6" w:rsidP="5C88E6E6" w:rsidRDefault="5C88E6E6" w14:paraId="0D1C836C" w14:textId="7BFC06F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C8EC87B" w14:textId="262D350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344378A0" w14:textId="69C0E0F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7BDB4FF" w14:textId="173D62D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Fisioterapeuta estar cadastrado. </w:t>
      </w:r>
    </w:p>
    <w:p w:rsidR="5C88E6E6" w:rsidP="5C88E6E6" w:rsidRDefault="5C88E6E6" w14:paraId="3088AA70" w14:textId="4171E16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1096D17" w14:textId="03E9602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61CC5D75" w14:textId="741A9DF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CED6982" w14:textId="5919DC2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Perfil do fisioterapeuta apresentado. </w:t>
      </w:r>
    </w:p>
    <w:p w:rsidR="5C88E6E6" w:rsidP="5C88E6E6" w:rsidRDefault="5C88E6E6" w14:paraId="596026BD" w14:textId="415725E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2CA9544" w14:textId="059699F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687F9EBA" w14:textId="56D244A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9CFCF27" w14:textId="6485BD3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realiza uma busca. </w:t>
      </w:r>
    </w:p>
    <w:p w:rsidR="5C88E6E6" w:rsidP="5C88E6E6" w:rsidRDefault="5C88E6E6" w14:paraId="530C463E" w14:textId="033BFE8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76A84C1" w14:textId="34F4DBA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Seleciona um fisioterapeuta. </w:t>
      </w:r>
    </w:p>
    <w:p w:rsidR="5C88E6E6" w:rsidP="5C88E6E6" w:rsidRDefault="5C88E6E6" w14:paraId="6FF4F754" w14:textId="4DA413B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5826DA8" w14:textId="2933B4A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consulta os dados do profissional. </w:t>
      </w:r>
    </w:p>
    <w:p w:rsidR="5C88E6E6" w:rsidP="5C88E6E6" w:rsidRDefault="5C88E6E6" w14:paraId="337F6ABB" w14:textId="5CB5344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9BE243B" w14:textId="7F71B9C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apresenta o perfil, serviços e informações disponíveis. </w:t>
      </w:r>
    </w:p>
    <w:p w:rsidR="5C88E6E6" w:rsidP="5C88E6E6" w:rsidRDefault="5C88E6E6" w14:paraId="452BA633" w14:textId="6CAB7E5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BEEB3C3" w14:textId="2A094ED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2B51C410" w14:textId="5A2BB7B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92BC919" w14:textId="11E9274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5C88E6E6" w:rsidRDefault="5C88E6E6" w14:paraId="5B47E277" w14:textId="13E9CCF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A82F8F4" w14:textId="6C8B487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include de Solicitar consulta. </w:t>
      </w:r>
    </w:p>
    <w:p w:rsidR="5C88E6E6" w:rsidP="5C88E6E6" w:rsidRDefault="5C88E6E6" w14:paraId="5430D174" w14:textId="4068229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23E366E" w14:textId="293B904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UC23 – Solicitar consulta </w:t>
      </w:r>
    </w:p>
    <w:p w:rsidR="5C88E6E6" w:rsidP="5C88E6E6" w:rsidRDefault="5C88E6E6" w14:paraId="517589ED" w14:textId="7CF00E3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845CDB0" w14:textId="22F93E8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0BE3A797" w14:textId="58197C6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260A464" w14:textId="7F54845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cliente solicite um atendimento com um fisioterapeuta. </w:t>
      </w:r>
    </w:p>
    <w:p w:rsidR="5C88E6E6" w:rsidP="5C88E6E6" w:rsidRDefault="5C88E6E6" w14:paraId="06FE48A2" w14:textId="657D161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993C7A4" w14:textId="6F712A6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41577043" w14:textId="457A607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0F360C2" w14:textId="4E2F4BA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Cliente estar cadastrado e ter selecionado um fisioterapeuta. </w:t>
      </w:r>
    </w:p>
    <w:p w:rsidR="5C88E6E6" w:rsidP="5C88E6E6" w:rsidRDefault="5C88E6E6" w14:paraId="6E077D9F" w14:textId="24C1240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FA6E582" w14:textId="3F0CCFD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282E79FC" w14:textId="38A65E1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314F8BF" w14:textId="22C9375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Uma solicitação de consulta é registrada. </w:t>
      </w:r>
    </w:p>
    <w:p w:rsidR="5C88E6E6" w:rsidP="5C88E6E6" w:rsidRDefault="5C88E6E6" w14:paraId="117E8C2C" w14:textId="60E1230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66812A7" w14:textId="5713015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3F0C1029" w14:textId="743DABB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9548AF7" w14:textId="7385CE2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acessa o perfil do fisioterapeuta. </w:t>
      </w:r>
    </w:p>
    <w:p w:rsidR="5C88E6E6" w:rsidP="5C88E6E6" w:rsidRDefault="5C88E6E6" w14:paraId="367AF8C9" w14:textId="41E4976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BDBA4B4" w14:textId="323BAF5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Seleciona Solicitar consulta. </w:t>
      </w:r>
    </w:p>
    <w:p w:rsidR="5C88E6E6" w:rsidP="5C88E6E6" w:rsidRDefault="5C88E6E6" w14:paraId="7AD3913E" w14:textId="723D651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DEAD068" w14:textId="0619ABD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Escolhe uma opção de atendimento. </w:t>
      </w:r>
    </w:p>
    <w:p w:rsidR="5C88E6E6" w:rsidP="5C88E6E6" w:rsidRDefault="5C88E6E6" w14:paraId="2DAEBD40" w14:textId="07F0131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571611A" w14:textId="32F110F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registra a solicitação. </w:t>
      </w:r>
    </w:p>
    <w:p w:rsidR="5C88E6E6" w:rsidP="5C88E6E6" w:rsidRDefault="5C88E6E6" w14:paraId="487D275E" w14:textId="3043820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7945EE2" w14:textId="5E69ADE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fisioterapeuta pode analisar a solicitação. </w:t>
      </w:r>
    </w:p>
    <w:p w:rsidR="5C88E6E6" w:rsidP="5C88E6E6" w:rsidRDefault="5C88E6E6" w14:paraId="034EB6DE" w14:textId="70EDBA2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41EE6CE" w14:textId="216B80E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0FBAD5FC" w14:textId="0D60DF1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EA16821" w14:textId="3319290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5C88E6E6" w:rsidRDefault="5C88E6E6" w14:paraId="54D1C800" w14:textId="4C488B2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9AB475C" w14:textId="38AD696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include de Agendar consulta; include de Informar no perfil. </w:t>
      </w:r>
    </w:p>
    <w:p w:rsidR="5C88E6E6" w:rsidP="5C88E6E6" w:rsidRDefault="5C88E6E6" w14:paraId="438B21CD" w14:textId="6CB29B3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8FFC9C0" w14:textId="14206EE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UC24 – Agendar consulta </w:t>
      </w:r>
    </w:p>
    <w:p w:rsidR="5C88E6E6" w:rsidP="5C88E6E6" w:rsidRDefault="5C88E6E6" w14:paraId="54F3AEAA" w14:textId="5D38E80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33D5E30" w14:textId="599F9B6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558678E3" w14:textId="5334DB7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D5C0A1C" w14:textId="4ED84FF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o agendamento de uma consulta. </w:t>
      </w:r>
    </w:p>
    <w:p w:rsidR="5C88E6E6" w:rsidP="5C88E6E6" w:rsidRDefault="5C88E6E6" w14:paraId="5FDD4832" w14:textId="47A404A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7ABD352" w14:textId="68C3C2E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3C6BFC92" w14:textId="0541B29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22C9597" w14:textId="62A7BD5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Existir solicitação e horário disponível. </w:t>
      </w:r>
    </w:p>
    <w:p w:rsidR="5C88E6E6" w:rsidP="5C88E6E6" w:rsidRDefault="5C88E6E6" w14:paraId="2097EFBE" w14:textId="3560A7E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63A3549" w14:textId="0F83C32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6576562D" w14:textId="2B813C4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9BA8BF0" w14:textId="6248E5C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Consulta agendada. </w:t>
      </w:r>
    </w:p>
    <w:p w:rsidR="5C88E6E6" w:rsidP="5C88E6E6" w:rsidRDefault="5C88E6E6" w14:paraId="3C5859B3" w14:textId="5814D47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B64A62F" w14:textId="6C0736E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72915D55" w14:textId="4E3B238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5FB216E" w14:textId="6B314C3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seleciona uma data. </w:t>
      </w:r>
    </w:p>
    <w:p w:rsidR="5C88E6E6" w:rsidP="5C88E6E6" w:rsidRDefault="5C88E6E6" w14:paraId="0A0BD055" w14:textId="2DCA392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50B43A1" w14:textId="3784AE6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Seleciona um horário disponível. </w:t>
      </w:r>
    </w:p>
    <w:p w:rsidR="5C88E6E6" w:rsidP="5C88E6E6" w:rsidRDefault="5C88E6E6" w14:paraId="222576C6" w14:textId="2D95F33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3A95FF9" w14:textId="3F4D0FC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O sistema verifica a disponibilidade. </w:t>
      </w:r>
    </w:p>
    <w:p w:rsidR="5C88E6E6" w:rsidP="5C88E6E6" w:rsidRDefault="5C88E6E6" w14:paraId="1732E27C" w14:textId="1B1B8CD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0B4173E" w14:textId="63DACCB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O sistema registra o agendamento. </w:t>
      </w:r>
    </w:p>
    <w:p w:rsidR="5C88E6E6" w:rsidP="5C88E6E6" w:rsidRDefault="5C88E6E6" w14:paraId="138B12B8" w14:textId="5298A0F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493A6CE" w14:textId="55552AD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sistema confirma a consulta. </w:t>
      </w:r>
    </w:p>
    <w:p w:rsidR="5C88E6E6" w:rsidP="5C88E6E6" w:rsidRDefault="5C88E6E6" w14:paraId="21C50CB3" w14:textId="4304D8A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8A58FB5" w14:textId="48CAE01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2712EE70" w14:textId="64E6AB2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29CE585" w14:textId="5F9FA0C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Horário não está mais disponível → o sistema solicita a escolha de outro horário. </w:t>
      </w:r>
    </w:p>
    <w:p w:rsidR="5C88E6E6" w:rsidP="5C88E6E6" w:rsidRDefault="5C88E6E6" w14:paraId="135FF1AD" w14:textId="69AB5E6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7E85260" w14:textId="3F9F2D9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include de Ver consultas. </w:t>
      </w:r>
    </w:p>
    <w:p w:rsidR="5C88E6E6" w:rsidP="5C88E6E6" w:rsidRDefault="5C88E6E6" w14:paraId="5D769994" w14:textId="2F56D4A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E09EC03" w14:textId="0F07263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UC25 – Cancelar solicitação com motivo </w:t>
      </w:r>
    </w:p>
    <w:p w:rsidR="5C88E6E6" w:rsidP="5C88E6E6" w:rsidRDefault="5C88E6E6" w14:paraId="33386E45" w14:textId="7790CB0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0B19CB4" w14:textId="2FF29AD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1517B338" w14:textId="038A111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269B7E4" w14:textId="7CF7E35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cliente cancele uma solicitação de consulta. </w:t>
      </w:r>
    </w:p>
    <w:p w:rsidR="5C88E6E6" w:rsidP="5C88E6E6" w:rsidRDefault="5C88E6E6" w14:paraId="69E554C7" w14:textId="436BB30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607A9442" w14:textId="7CC7A9D5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7493832F" w14:textId="4074828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C8C1C34" w14:textId="2008F80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Existir uma solicitação que ainda possa ser cancelada. </w:t>
      </w:r>
    </w:p>
    <w:p w:rsidR="5C88E6E6" w:rsidP="5C88E6E6" w:rsidRDefault="5C88E6E6" w14:paraId="59A39207" w14:textId="052548E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3F33709" w14:textId="171FFCA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16F695DA" w14:textId="7C75F7F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8E9D04B" w14:textId="7E3831B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Solicitação cancelada e motivo registrado. </w:t>
      </w:r>
    </w:p>
    <w:p w:rsidR="5C88E6E6" w:rsidP="5C88E6E6" w:rsidRDefault="5C88E6E6" w14:paraId="2D7EE885" w14:textId="2F30B67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AE8FC42" w14:textId="7075F5A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575DB0E6" w14:textId="67A37FE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74B9C3F" w14:textId="33E1AA3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1. Cliente acessa suas solicitações. </w:t>
      </w:r>
    </w:p>
    <w:p w:rsidR="5C88E6E6" w:rsidP="5C88E6E6" w:rsidRDefault="5C88E6E6" w14:paraId="5069A556" w14:textId="4A57AC0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50C6DB7" w14:textId="048D22F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2. Seleciona uma solicitação. </w:t>
      </w:r>
    </w:p>
    <w:p w:rsidR="5C88E6E6" w:rsidP="5C88E6E6" w:rsidRDefault="5C88E6E6" w14:paraId="126489C3" w14:textId="04D5F39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6D91C9E" w14:textId="48CEBAB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3. Escolhe a opção Cancelar. </w:t>
      </w:r>
    </w:p>
    <w:p w:rsidR="5C88E6E6" w:rsidP="5C88E6E6" w:rsidRDefault="5C88E6E6" w14:paraId="21B987D1" w14:textId="4AC1113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F3D1BE3" w14:textId="1CC97CB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4. Informa o motivo do cancelamento. </w:t>
      </w:r>
    </w:p>
    <w:p w:rsidR="5C88E6E6" w:rsidP="5C88E6E6" w:rsidRDefault="5C88E6E6" w14:paraId="2654111E" w14:textId="4D9FC4E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B6877FF" w14:textId="08D85BB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5. O sistema registra o cancelamento. </w:t>
      </w:r>
    </w:p>
    <w:p w:rsidR="5C88E6E6" w:rsidP="5C88E6E6" w:rsidRDefault="5C88E6E6" w14:paraId="23FFFA91" w14:textId="548E745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606F389" w14:textId="4000884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6. O status da solicitação é atualizado. </w:t>
      </w:r>
    </w:p>
    <w:p w:rsidR="5C88E6E6" w:rsidP="5C88E6E6" w:rsidRDefault="5C88E6E6" w14:paraId="26074760" w14:textId="7C6747C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737CB3C" w14:textId="50DA214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6B1EF45E" w14:textId="6E5735F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CDB676C" w14:textId="2154910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Motivo não informado → o sistema solicita que o cliente informe o motivo. </w:t>
      </w:r>
    </w:p>
    <w:p w:rsidR="5C88E6E6" w:rsidP="5C88E6E6" w:rsidRDefault="5C88E6E6" w14:paraId="66694524" w14:textId="5E266459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CEF1575" w14:textId="31F8034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extend de Solicitar consulta. </w:t>
      </w:r>
    </w:p>
    <w:p w:rsidR="5C88E6E6" w:rsidP="5C88E6E6" w:rsidRDefault="5C88E6E6" w14:paraId="2941FC1A" w14:textId="7A8148B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0DF8BAF6" w14:textId="5A3AF49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UC26 – Ver consultas </w:t>
      </w:r>
    </w:p>
    <w:p w:rsidR="5C88E6E6" w:rsidP="5C88E6E6" w:rsidRDefault="5C88E6E6" w14:paraId="29B7351E" w14:textId="37FAEC8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20DB90F" w14:textId="58A1E70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5C88E6E6" w:rsidRDefault="5C88E6E6" w14:paraId="71C7FD13" w14:textId="459C6373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A3881EB" w14:textId="576AB61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cliente visualize suas consultas. </w:t>
      </w:r>
    </w:p>
    <w:p w:rsidR="5C88E6E6" w:rsidP="5C88E6E6" w:rsidRDefault="5C88E6E6" w14:paraId="348286FC" w14:textId="6EC21B4D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910888F" w14:textId="24575EC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5C88E6E6" w:rsidRDefault="5C88E6E6" w14:paraId="36FB8AE1" w14:textId="41408F3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B780CCE" w14:textId="3EDDE8F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Cliente estar autenticado. </w:t>
      </w:r>
    </w:p>
    <w:p w:rsidR="5C88E6E6" w:rsidP="5C88E6E6" w:rsidRDefault="5C88E6E6" w14:paraId="15DA9209" w14:textId="1C3DE23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09675EB" w14:textId="5A756C4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5C88E6E6" w:rsidRDefault="5C88E6E6" w14:paraId="1FF66741" w14:textId="16ABC1B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195D07B" w14:textId="763C73E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As consultas são exibidas. </w:t>
      </w:r>
    </w:p>
    <w:p w:rsidR="5C88E6E6" w:rsidP="5C88E6E6" w:rsidRDefault="5C88E6E6" w14:paraId="7C9B4195" w14:textId="23E4148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58513D48" w14:textId="7A1A653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5C88E6E6" w:rsidRDefault="5C88E6E6" w14:paraId="36344DB8" w14:textId="092D28C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48CD1756" w14:textId="1726DD0C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1. Cliente acessa a opção Ver consultas. </w:t>
      </w:r>
    </w:p>
    <w:p w:rsidR="5C88E6E6" w:rsidP="4218B1EF" w:rsidRDefault="5C88E6E6" w14:paraId="2BD389E4" w14:textId="3B14FABA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6BF57FB3" w14:textId="4121391C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2. O sistema consulta os agendamentos. </w:t>
      </w:r>
    </w:p>
    <w:p w:rsidR="5C88E6E6" w:rsidP="4218B1EF" w:rsidRDefault="5C88E6E6" w14:paraId="6D8965B5" w14:textId="3B70437A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5CEBFBBC" w14:textId="06DCFE15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3. O sistema apresenta as consultas. </w:t>
      </w:r>
    </w:p>
    <w:p w:rsidR="5C88E6E6" w:rsidP="4218B1EF" w:rsidRDefault="5C88E6E6" w14:paraId="1247B076" w14:textId="4EAFFABC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189810C3" w14:textId="3E410246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4. Cliente pode visualizar detalhes de cada consulta. </w:t>
      </w:r>
    </w:p>
    <w:p w:rsidR="5C88E6E6" w:rsidP="4218B1EF" w:rsidRDefault="5C88E6E6" w14:paraId="2104F0B9" w14:textId="35123427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1E5661D9" w14:textId="211936D7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4218B1EF" w:rsidRDefault="5C88E6E6" w14:paraId="71351241" w14:textId="7E35459C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00D06A00" w14:textId="2396A7A5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Não especificado no diagrama. </w:t>
      </w:r>
    </w:p>
    <w:p w:rsidR="5C88E6E6" w:rsidP="4218B1EF" w:rsidRDefault="5C88E6E6" w14:paraId="7C491F17" w14:textId="1BD19741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1016ABB1" w14:textId="0D1090B4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Relacionamentos/observações: include de Agendar consulta; extend de Ver histórico de sessões. </w:t>
      </w:r>
    </w:p>
    <w:p w:rsidR="5C88E6E6" w:rsidP="4218B1EF" w:rsidRDefault="5C88E6E6" w14:paraId="10F59E1D" w14:textId="05049274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6327F138" w14:textId="604FC303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UC27 – Ver histórico de sessões </w:t>
      </w:r>
    </w:p>
    <w:p w:rsidR="5C88E6E6" w:rsidP="4218B1EF" w:rsidRDefault="5C88E6E6" w14:paraId="18097C32" w14:textId="140730B9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5B629BE9" w14:textId="6BA703BE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Ator(es): Cliente </w:t>
      </w:r>
    </w:p>
    <w:p w:rsidR="5C88E6E6" w:rsidP="4218B1EF" w:rsidRDefault="5C88E6E6" w14:paraId="2F70EAB3" w14:textId="4D48EB09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66EBC374" w14:textId="062753DA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Objetivo: Permitir que o cliente consulte o histórico de suas sessões. </w:t>
      </w:r>
    </w:p>
    <w:p w:rsidR="5C88E6E6" w:rsidP="4218B1EF" w:rsidRDefault="5C88E6E6" w14:paraId="567E3D4B" w14:textId="210AE297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74107BF9" w14:textId="5DFA0026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Pré-condições: </w:t>
      </w:r>
    </w:p>
    <w:p w:rsidR="5C88E6E6" w:rsidP="4218B1EF" w:rsidRDefault="5C88E6E6" w14:paraId="5BF0989E" w14:textId="52190760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67E1FA0C" w14:textId="50458D37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Cliente possuir sessões registradas. </w:t>
      </w:r>
    </w:p>
    <w:p w:rsidR="5C88E6E6" w:rsidP="4218B1EF" w:rsidRDefault="5C88E6E6" w14:paraId="15E1F47B" w14:textId="678F3E28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1B631FA9" w14:textId="4EECEEB1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Pós-condições: </w:t>
      </w:r>
    </w:p>
    <w:p w:rsidR="5C88E6E6" w:rsidP="4218B1EF" w:rsidRDefault="5C88E6E6" w14:paraId="1EF99D6D" w14:textId="381C2759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32AA9F7F" w14:textId="17982B53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O histórico de sessões é apresentado. </w:t>
      </w:r>
    </w:p>
    <w:p w:rsidR="5C88E6E6" w:rsidP="4218B1EF" w:rsidRDefault="5C88E6E6" w14:paraId="6BE6D7C8" w14:textId="29404A2B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042744FF" w14:textId="2778C821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Fluxo principal: </w:t>
      </w:r>
    </w:p>
    <w:p w:rsidR="5C88E6E6" w:rsidP="4218B1EF" w:rsidRDefault="5C88E6E6" w14:paraId="4DE95051" w14:textId="76B241C4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4218B1EF" w:rsidRDefault="5C88E6E6" w14:paraId="2493E67C" w14:textId="4D62CDBE">
      <w:pPr>
        <w:pStyle w:val="Normal"/>
        <w:spacing w:line="360" w:lineRule="auto"/>
        <w:ind w:firstLine="709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1. Cliente acessa suas consultas. </w:t>
      </w:r>
    </w:p>
    <w:p w:rsidR="5C88E6E6" w:rsidP="5C88E6E6" w:rsidRDefault="5C88E6E6" w14:paraId="1270781C" w14:textId="0BEFEA04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5C88E6E6" w:rsidR="5C88E6E6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09BCE80" w14:textId="4B17F8A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2. Seleciona a opção de histórico. </w:t>
      </w:r>
    </w:p>
    <w:p w:rsidR="5C88E6E6" w:rsidP="5C88E6E6" w:rsidRDefault="5C88E6E6" w14:paraId="67E3DDC3" w14:textId="4FD3E3E8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3B57BB39" w14:textId="357F881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3. O sistema busca as sessões realizadas. </w:t>
      </w:r>
    </w:p>
    <w:p w:rsidR="5C88E6E6" w:rsidP="5C88E6E6" w:rsidRDefault="5C88E6E6" w14:paraId="2C407523" w14:textId="21696D2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49C4C096" w14:textId="655029AF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4. O sistema apresenta o histórico. </w:t>
      </w:r>
    </w:p>
    <w:p w:rsidR="5C88E6E6" w:rsidP="5C88E6E6" w:rsidRDefault="5C88E6E6" w14:paraId="4095294C" w14:textId="1FF82292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140E20AE" w14:textId="3B821E7A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Fluxos alternativos/exceções: </w:t>
      </w:r>
    </w:p>
    <w:p w:rsidR="5C88E6E6" w:rsidP="5C88E6E6" w:rsidRDefault="5C88E6E6" w14:paraId="3CFD9F43" w14:textId="16AAE3BE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22150919" w14:textId="1E122D7C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Não existem sessões registradas → o sistema informa que não há histórico disponível. </w:t>
      </w:r>
    </w:p>
    <w:p w:rsidR="5C88E6E6" w:rsidP="5C88E6E6" w:rsidRDefault="5C88E6E6" w14:paraId="4337FB9E" w14:textId="00208EE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5C88E6E6" w:rsidP="5C88E6E6" w:rsidRDefault="5C88E6E6" w14:paraId="74711C44" w14:textId="20516D36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4218B1EF" w:rsidR="4218B1EF">
        <w:rPr>
          <w:rFonts w:ascii="Times New Roman" w:hAnsi="Times New Roman" w:eastAsia="Times New Roman" w:cs="Times New Roman"/>
          <w:noProof w:val="0"/>
          <w:lang w:val="pt-BR"/>
        </w:rPr>
        <w:t>Relacionamentos/observações: extend de Ver consultas.</w:t>
      </w:r>
    </w:p>
    <w:p w:rsidR="5C88E6E6" w:rsidP="5C88E6E6" w:rsidRDefault="5C88E6E6" w14:paraId="082F2BAD" w14:textId="71997167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5C88E6E6" w:rsidP="5C88E6E6" w:rsidRDefault="5C88E6E6" w14:paraId="1990684E" w14:textId="0FBC0A1B">
      <w:pPr>
        <w:spacing w:beforeAutospacing="on" w:afterAutospacing="on" w:line="360" w:lineRule="auto"/>
        <w:ind w:firstLine="540"/>
        <w:jc w:val="both"/>
        <w:rPr>
          <w:rFonts w:ascii="Times New Roman" w:hAnsi="Times New Roman" w:eastAsia="Times New Roman" w:cs="Times New Roman"/>
        </w:rPr>
      </w:pPr>
    </w:p>
    <w:p w:rsidRPr="00603FE7" w:rsidR="00A977DF" w:rsidP="4218B1EF" w:rsidRDefault="5F990456" w14:paraId="1DF788D4" w14:textId="094983D5">
      <w:pPr>
        <w:pStyle w:val="Heading2"/>
        <w:suppressLineNumbers w:val="0"/>
        <w:bidi w:val="0"/>
        <w:spacing w:before="0" w:beforeAutospacing="off" w:after="0" w:afterAutospacing="off" w:line="360" w:lineRule="auto"/>
        <w:ind w:left="-9" w:right="0" w:firstLine="709"/>
        <w:jc w:val="both"/>
        <w:rPr/>
      </w:pPr>
      <w:bookmarkStart w:name="_Toc971865657" w:id="1726843559"/>
      <w:r w:rsidR="4218B1EF">
        <w:rPr/>
        <w:t>Diagrama de Entidade e Relacionamento</w:t>
      </w:r>
      <w:bookmarkEnd w:id="1726843559"/>
    </w:p>
    <w:p w:rsidRPr="00603FE7" w:rsidR="00A977DF" w:rsidP="4218B1EF" w:rsidRDefault="5F990456" w14:paraId="7649C62D" w14:textId="585AD667">
      <w:pPr>
        <w:pStyle w:val="Heading2"/>
        <w:numPr>
          <w:ilvl w:val="0"/>
          <w:numId w:val="0"/>
        </w:numPr>
        <w:tabs>
          <w:tab w:val="clear" w:pos="1144"/>
          <w:tab w:val="num" w:pos="568"/>
        </w:tabs>
        <w:spacing w:line="360" w:lineRule="auto"/>
        <w:ind w:left="567" w:firstLine="709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eastAsia="pt-BR" w:bidi="ar-SA"/>
        </w:rPr>
      </w:pPr>
    </w:p>
    <w:p w:rsidR="5F990456" w:rsidP="5C88E6E6" w:rsidRDefault="5F990456" w14:paraId="226332BD" w14:textId="25A533C3">
      <w:pPr>
        <w:tabs>
          <w:tab w:val="num" w:pos="568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00A977DF" w:rsidP="5C88E6E6" w:rsidRDefault="5F990456" w14:paraId="0744B206" w14:textId="77777777">
      <w:pPr>
        <w:spacing w:before="100" w:beforeAutospacing="on" w:after="100" w:afterAutospacing="on" w:line="360" w:lineRule="auto"/>
        <w:ind w:firstLine="540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Após término da elaboração e implementação do Banco de Dados no SQL Server, gerar o Diagrama de Relacionamento e copiar neste ponto do documento.</w:t>
      </w:r>
    </w:p>
    <w:p w:rsidR="00A977DF" w:rsidP="5C88E6E6" w:rsidRDefault="00A977DF" w14:paraId="716E4573" w14:textId="77777777">
      <w:pPr>
        <w:spacing w:before="100" w:beforeAutospacing="on" w:after="100" w:afterAutospacing="on" w:line="360" w:lineRule="auto"/>
        <w:ind w:firstLine="540"/>
        <w:jc w:val="both"/>
        <w:rPr>
          <w:rFonts w:ascii="Times New Roman" w:hAnsi="Times New Roman" w:eastAsia="Times New Roman" w:cs="Times New Roman"/>
        </w:rPr>
      </w:pPr>
    </w:p>
    <w:p w:rsidR="00A977DF" w:rsidP="5C88E6E6" w:rsidRDefault="00A977DF" w14:paraId="2E6B529A" w14:textId="77777777">
      <w:pPr>
        <w:spacing w:before="100" w:beforeAutospacing="on" w:after="100" w:afterAutospacing="on" w:line="360" w:lineRule="auto"/>
        <w:ind w:firstLine="540"/>
        <w:jc w:val="both"/>
        <w:rPr>
          <w:rFonts w:ascii="Times New Roman" w:hAnsi="Times New Roman" w:eastAsia="Times New Roman" w:cs="Times New Roman"/>
        </w:rPr>
      </w:pPr>
      <w:r w:rsidRPr="5C88E6E6">
        <w:rPr>
          <w:rFonts w:ascii="Times New Roman" w:hAnsi="Times New Roman" w:eastAsia="Times New Roman" w:cs="Times New Roman"/>
        </w:rPr>
        <w:br w:type="page"/>
      </w:r>
    </w:p>
    <w:p w:rsidRPr="00603FE7" w:rsidR="00A977DF" w:rsidP="5C88E6E6" w:rsidRDefault="5F990456" w14:paraId="664CA14E" w14:textId="77777777">
      <w:pPr>
        <w:pStyle w:val="Heading2"/>
        <w:tabs>
          <w:tab w:val="clear" w:pos="1144"/>
          <w:tab w:val="num" w:pos="568"/>
        </w:tabs>
        <w:spacing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Start w:name="_Toc1651741465" w:id="1980029961"/>
      <w:bookmarkStart w:name="_Toc1094977183" w:id="82095455"/>
      <w:r w:rsidRPr="4218B1EF" w:rsidR="4218B1EF">
        <w:rPr>
          <w:rFonts w:ascii="Times New Roman" w:hAnsi="Times New Roman" w:eastAsia="Times New Roman" w:cs="Times New Roman"/>
        </w:rPr>
        <w:t>Telas e Navegação / Protótipo de alta fidelidade do projeto Web</w:t>
      </w:r>
      <w:bookmarkEnd w:id="1980029961"/>
      <w:bookmarkEnd w:id="82095455"/>
    </w:p>
    <w:p w:rsidR="00A977DF" w:rsidP="5C88E6E6" w:rsidRDefault="00A977DF" w14:paraId="24D5127E" w14:textId="77777777">
      <w:pPr>
        <w:spacing w:before="100" w:beforeAutospacing="on" w:after="100" w:afterAutospacing="on" w:line="360" w:lineRule="auto"/>
        <w:ind w:firstLine="540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Tirar o print das telas do projeto web (versão final e atualizada) ou do protótipo de telas, de preferência com a sequência</w:t>
      </w:r>
      <w:r w:rsidRPr="5C88E6E6" w:rsidR="5C88E6E6">
        <w:rPr>
          <w:rFonts w:ascii="Times New Roman" w:hAnsi="Times New Roman" w:eastAsia="Times New Roman" w:cs="Times New Roman"/>
        </w:rPr>
        <w:t xml:space="preserve"> </w:t>
      </w:r>
      <w:r w:rsidRPr="5C88E6E6" w:rsidR="5C88E6E6">
        <w:rPr>
          <w:rFonts w:ascii="Times New Roman" w:hAnsi="Times New Roman" w:eastAsia="Times New Roman" w:cs="Times New Roman"/>
        </w:rPr>
        <w:t xml:space="preserve">de navegação entre as telas, </w:t>
      </w:r>
      <w:r w:rsidRPr="5C88E6E6" w:rsidR="5C88E6E6">
        <w:rPr>
          <w:rFonts w:ascii="Times New Roman" w:hAnsi="Times New Roman" w:eastAsia="Times New Roman" w:cs="Times New Roman"/>
        </w:rPr>
        <w:t>informando a funcionalidade de cada uma delas.</w:t>
      </w:r>
    </w:p>
    <w:p w:rsidR="00A977DF" w:rsidP="5C88E6E6" w:rsidRDefault="00A977DF" w14:paraId="1D33277E" w14:textId="7777777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</w:rPr>
      </w:pPr>
    </w:p>
    <w:p w:rsidR="00A977DF" w:rsidP="5C88E6E6" w:rsidRDefault="00A37B6B" w14:paraId="4E7EDDB2" w14:textId="7777777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</w:rPr>
      </w:pPr>
      <w:r>
        <w:drawing>
          <wp:inline wp14:editId="2B4A6ECF" wp14:anchorId="28E3A042">
            <wp:extent cx="1676400" cy="248285"/>
            <wp:effectExtent l="0" t="0" r="0" b="0"/>
            <wp:docPr id="1" name="Imagem 4">
              <a:extLst>
                <a:ext uri="{FF2B5EF4-FFF2-40B4-BE49-F238E27FC236}">
                  <a16:creationId xmlns:a16="http://schemas.microsoft.com/office/drawing/2014/main" id="{E161ABAE-EDF0-4624-9B48-4A4E86533212}"/>
                </a:ext>
              </a:extLst>
            </wp:docPr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77DF" w:rsidP="5C88E6E6" w:rsidRDefault="5F990456" w14:paraId="740BD618" w14:textId="77777777">
      <w:pPr>
        <w:pStyle w:val="Caption"/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Figura 1 – Tela de abertura</w:t>
      </w:r>
    </w:p>
    <w:p w:rsidR="00A977DF" w:rsidP="5C88E6E6" w:rsidRDefault="00A977DF" w14:paraId="05214E29" w14:textId="7777777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</w:rPr>
      </w:pPr>
    </w:p>
    <w:p w:rsidR="00A977DF" w:rsidP="5C88E6E6" w:rsidRDefault="00A37B6B" w14:paraId="69C01CAF" w14:textId="7777777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</w:rPr>
      </w:pPr>
      <w:r>
        <w:drawing>
          <wp:inline wp14:editId="23262574" wp14:anchorId="3F87C6AA">
            <wp:extent cx="1676400" cy="248285"/>
            <wp:effectExtent l="0" t="0" r="0" b="0"/>
            <wp:docPr id="2" name="Imagem 3">
              <a:extLst>
                <a:ext uri="{FF2B5EF4-FFF2-40B4-BE49-F238E27FC236}">
                  <a16:creationId xmlns:a16="http://schemas.microsoft.com/office/drawing/2014/main" id="{C7EC98B8-F819-4969-A519-9676868F3D78}"/>
                </a:ext>
              </a:extLst>
            </wp:docPr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77DF" w:rsidP="5C88E6E6" w:rsidRDefault="5F990456" w14:paraId="0A1962B5" w14:textId="77777777">
      <w:pPr>
        <w:pStyle w:val="Caption"/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Figura 2 – Tela de login</w:t>
      </w:r>
    </w:p>
    <w:p w:rsidR="00A977DF" w:rsidP="5C88E6E6" w:rsidRDefault="00A977DF" w14:paraId="0AEC7A45" w14:textId="77777777">
      <w:pPr>
        <w:spacing w:before="100" w:beforeAutospacing="on" w:after="100" w:afterAutospacing="on"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Pr="00603FE7" w:rsidR="00A977DF" w:rsidP="5C88E6E6" w:rsidRDefault="5F990456" w14:paraId="2D1B6B9B" w14:textId="77777777">
      <w:pPr>
        <w:pStyle w:val="Heading2"/>
        <w:tabs>
          <w:tab w:val="clear" w:pos="1144"/>
          <w:tab w:val="num" w:pos="568"/>
        </w:tabs>
        <w:spacing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Start w:name="_Toc305543822" w:id="484624040"/>
      <w:r w:rsidRPr="4218B1EF" w:rsidR="4218B1EF">
        <w:rPr>
          <w:rFonts w:ascii="Times New Roman" w:hAnsi="Times New Roman" w:eastAsia="Times New Roman" w:cs="Times New Roman"/>
        </w:rPr>
        <w:t>Manual do usuário (Web)</w:t>
      </w:r>
      <w:bookmarkEnd w:id="484624040"/>
      <w:r w:rsidRPr="4218B1EF" w:rsidR="4218B1EF">
        <w:rPr>
          <w:rFonts w:ascii="Times New Roman" w:hAnsi="Times New Roman" w:eastAsia="Times New Roman" w:cs="Times New Roman"/>
        </w:rPr>
        <w:t xml:space="preserve"> </w:t>
      </w:r>
    </w:p>
    <w:p w:rsidR="00A977DF" w:rsidP="5C88E6E6" w:rsidRDefault="00A977DF" w14:paraId="0FFBD82D" w14:textId="77777777">
      <w:pPr>
        <w:spacing w:before="100" w:beforeAutospacing="on" w:after="100" w:afterAutospacing="on" w:line="360" w:lineRule="auto"/>
        <w:ind w:firstLine="540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Documentar todos ou os três principais processos/funções do projeto web, descrevendo o passo a passo de como o processo/função deve ser executado/manipulado, demonstrando de forma simples, como o usuário deve seguir para executar/manipular a função desejada</w:t>
      </w:r>
    </w:p>
    <w:p w:rsidRPr="00603FE7" w:rsidR="00A977DF" w:rsidP="5C88E6E6" w:rsidRDefault="00A977DF" w14:paraId="4BA0F909" w14:textId="77777777">
      <w:pPr>
        <w:spacing w:before="100" w:beforeAutospacing="on" w:after="100" w:afterAutospacing="on" w:line="360" w:lineRule="auto"/>
        <w:ind w:firstLine="540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Realizar a documentação com prints de tela/opção e detalhar de forma escrita o passo a passo e detalhes de informações, validações e opções que o mesmo deve seguir para concluir e/ou executar a função/processo desejado.</w:t>
      </w:r>
    </w:p>
    <w:p w:rsidR="00A977DF" w:rsidP="5C88E6E6" w:rsidRDefault="00A977DF" w14:paraId="797E9B11" w14:textId="7777777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</w:rPr>
      </w:pPr>
    </w:p>
    <w:p w:rsidR="00A977DF" w:rsidP="5C88E6E6" w:rsidRDefault="00A37B6B" w14:paraId="090FE25A" w14:textId="7777777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</w:rPr>
      </w:pPr>
      <w:r>
        <w:drawing>
          <wp:inline wp14:editId="7DB1B055" wp14:anchorId="56DD348F">
            <wp:extent cx="1676400" cy="248285"/>
            <wp:effectExtent l="0" t="0" r="0" b="0"/>
            <wp:docPr id="3" name="Imagem 2">
              <a:extLst>
                <a:ext uri="{FF2B5EF4-FFF2-40B4-BE49-F238E27FC236}">
                  <a16:creationId xmlns:a16="http://schemas.microsoft.com/office/drawing/2014/main" id="{B5687289-7722-43BB-8643-2328F9378D29}"/>
                </a:ext>
              </a:extLst>
            </wp:docPr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77DF" w:rsidP="5C88E6E6" w:rsidRDefault="5F990456" w14:paraId="416B3DE2" w14:textId="77777777">
      <w:pPr>
        <w:pStyle w:val="Caption"/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Figura 1 – Tela de abertura</w:t>
      </w:r>
    </w:p>
    <w:p w:rsidR="00A977DF" w:rsidP="5C88E6E6" w:rsidRDefault="00A977DF" w14:paraId="4A31E0DE" w14:textId="7777777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</w:rPr>
      </w:pPr>
    </w:p>
    <w:p w:rsidR="00A977DF" w:rsidP="5C88E6E6" w:rsidRDefault="00A37B6B" w14:paraId="768C6F59" w14:textId="7777777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</w:rPr>
      </w:pPr>
      <w:r>
        <w:drawing>
          <wp:inline wp14:editId="50DA254F" wp14:anchorId="7F3632C1">
            <wp:extent cx="1676400" cy="248285"/>
            <wp:effectExtent l="0" t="0" r="0" b="0"/>
            <wp:docPr id="4" name="Imagem 1">
              <a:extLst>
                <a:ext uri="{FF2B5EF4-FFF2-40B4-BE49-F238E27FC236}">
                  <a16:creationId xmlns:a16="http://schemas.microsoft.com/office/drawing/2014/main" id="{93756EAA-5630-4C79-BD24-78741DF783C3}"/>
                </a:ext>
              </a:extLst>
            </wp:docPr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 4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77DF" w:rsidP="5C88E6E6" w:rsidRDefault="5F990456" w14:paraId="0498AD36" w14:textId="77777777">
      <w:pPr>
        <w:pStyle w:val="Caption"/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Figura 2 – Tela de login</w:t>
      </w:r>
    </w:p>
    <w:p w:rsidR="004E2C6D" w:rsidP="5C88E6E6" w:rsidRDefault="004E2C6D" w14:paraId="7039981A" w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004E2C6D" w:rsidP="5C88E6E6" w:rsidRDefault="004E2C6D" w14:paraId="6C8D1315" w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004E2C6D" w:rsidP="5C88E6E6" w:rsidRDefault="004E2C6D" w14:paraId="7B21ED5C" w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004E2C6D" w:rsidP="5C88E6E6" w:rsidRDefault="5F990456" w14:paraId="5F9BCF71" w14:textId="77777777">
      <w:pPr>
        <w:pStyle w:val="Heading2"/>
        <w:tabs>
          <w:tab w:val="clear" w:pos="1144"/>
          <w:tab w:val="num" w:pos="568"/>
        </w:tabs>
        <w:spacing w:line="360" w:lineRule="auto"/>
        <w:ind w:left="-9" w:firstLine="709"/>
        <w:jc w:val="both"/>
        <w:rPr>
          <w:rFonts w:ascii="Times New Roman" w:hAnsi="Times New Roman" w:eastAsia="Times New Roman" w:cs="Times New Roman"/>
        </w:rPr>
      </w:pPr>
      <w:bookmarkStart w:name="_Toc1095963853" w:id="1220394059"/>
      <w:r w:rsidRPr="4218B1EF" w:rsidR="4218B1EF">
        <w:rPr>
          <w:rFonts w:ascii="Times New Roman" w:hAnsi="Times New Roman" w:eastAsia="Times New Roman" w:cs="Times New Roman"/>
        </w:rPr>
        <w:t>Quadro Resumo</w:t>
      </w:r>
      <w:bookmarkEnd w:id="1220394059"/>
    </w:p>
    <w:p w:rsidR="004E2C6D" w:rsidP="5C88E6E6" w:rsidRDefault="5F990456" w14:paraId="777206FA" w14:textId="77777777">
      <w:pPr>
        <w:spacing w:line="360" w:lineRule="auto"/>
        <w:ind w:left="567" w:firstLine="709"/>
        <w:jc w:val="both"/>
        <w:rPr>
          <w:rFonts w:ascii="Times New Roman" w:hAnsi="Times New Roman" w:eastAsia="Times New Roman" w:cs="Times New Roman"/>
        </w:rPr>
      </w:pPr>
      <w:r w:rsidRPr="5C88E6E6" w:rsidR="5C88E6E6">
        <w:rPr>
          <w:rFonts w:ascii="Times New Roman" w:hAnsi="Times New Roman" w:eastAsia="Times New Roman" w:cs="Times New Roman"/>
        </w:rPr>
        <w:t>Relação de itens aplicáveis de acordo com o ano/semestre.</w:t>
      </w:r>
    </w:p>
    <w:p w:rsidR="004E2C6D" w:rsidP="5C88E6E6" w:rsidRDefault="004E2C6D" w14:paraId="6C82985B" w14:textId="77777777">
      <w:pPr>
        <w:spacing w:line="360" w:lineRule="auto"/>
        <w:ind w:left="567" w:firstLine="709"/>
        <w:jc w:val="both"/>
        <w:rPr>
          <w:rFonts w:ascii="Times New Roman" w:hAnsi="Times New Roman" w:eastAsia="Times New Roman" w:cs="Times New Roman"/>
        </w:rPr>
      </w:pPr>
    </w:p>
    <w:p w:rsidR="004E2C6D" w:rsidP="5C88E6E6" w:rsidRDefault="004E2C6D" w14:paraId="691BDEDB" w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004E2C6D" w:rsidP="4218B1EF" w:rsidRDefault="00A37B6B" w14:paraId="6D4164E0" w14:textId="77777777">
      <w:pPr>
        <w:spacing w:line="360" w:lineRule="auto"/>
        <w:ind/>
        <w:jc w:val="both"/>
        <w:rPr>
          <w:rFonts w:ascii="Times New Roman" w:hAnsi="Times New Roman" w:eastAsia="Times New Roman" w:cs="Times New Roman"/>
          <w:noProof/>
        </w:rPr>
      </w:pPr>
      <w:r>
        <w:drawing>
          <wp:inline wp14:editId="6445379D" wp14:anchorId="5D460A07">
            <wp:extent cx="5756275" cy="3884295"/>
            <wp:effectExtent l="0" t="0" r="0" b="0"/>
            <wp:docPr id="5" name="Imagem 1">
              <a:extLst>
                <a:ext uri="{FF2B5EF4-FFF2-40B4-BE49-F238E27FC236}">
                  <a16:creationId xmlns:a16="http://schemas.microsoft.com/office/drawing/2014/main" id="{7D5DFF39-793B-4348-8D63-2D124CC9BA42}"/>
                </a:ext>
              </a:extLst>
            </wp:docPr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C6D" w:rsidP="5C88E6E6" w:rsidRDefault="004E2C6D" w14:paraId="00C7E61B" w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/>
        </w:rPr>
      </w:pPr>
    </w:p>
    <w:p w:rsidRPr="004E2C6D" w:rsidR="004E2C6D" w:rsidP="5C88E6E6" w:rsidRDefault="5F990456" w14:paraId="0FD34FAF" w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  <w:r w:rsidRPr="5C88E6E6" w:rsidR="5C88E6E6">
        <w:rPr>
          <w:rFonts w:ascii="Times New Roman" w:hAnsi="Times New Roman" w:eastAsia="Times New Roman" w:cs="Times New Roman"/>
          <w:b w:val="1"/>
          <w:bCs w:val="1"/>
          <w:noProof/>
          <w:sz w:val="20"/>
          <w:szCs w:val="20"/>
        </w:rPr>
        <w:t>Quadro 1 – Quadro Resumo</w:t>
      </w:r>
    </w:p>
    <w:p w:rsidRPr="004E2C6D" w:rsidR="004E2C6D" w:rsidP="5C88E6E6" w:rsidRDefault="004E2C6D" w14:paraId="38A4B70E" w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</w:p>
    <w:p w:rsidR="00416606" w:rsidP="5C88E6E6" w:rsidRDefault="00416606" w14:paraId="220F6832" w14:textId="77777777">
      <w:pPr>
        <w:spacing w:before="100" w:beforeAutospacing="on" w:after="100" w:afterAutospacing="on" w:line="360" w:lineRule="auto"/>
        <w:ind w:firstLine="540"/>
        <w:jc w:val="both"/>
        <w:rPr>
          <w:rFonts w:ascii="Times New Roman" w:hAnsi="Times New Roman" w:eastAsia="Times New Roman" w:cs="Times New Roman"/>
        </w:rPr>
      </w:pPr>
    </w:p>
    <w:sectPr w:rsidR="00416606" w:rsidSect="00AD2A81">
      <w:headerReference w:type="default" r:id="rId17"/>
      <w:footerReference w:type="default" r:id="rId18"/>
      <w:pgSz w:w="11907" w:h="16839" w:orient="portrait" w:code="9"/>
      <w:pgMar w:top="1701" w:right="1134" w:bottom="1134" w:left="1701" w:header="113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3D57" w:rsidRDefault="004D3D57" w14:paraId="2CBBAE50" w14:textId="77777777">
      <w:r>
        <w:separator/>
      </w:r>
    </w:p>
  </w:endnote>
  <w:endnote w:type="continuationSeparator" w:id="0">
    <w:p w:rsidR="004D3D57" w:rsidRDefault="004D3D57" w14:paraId="20E52CF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08110CE" w:rsidTr="308110CE" w14:paraId="47246950" w14:textId="77777777">
      <w:trPr>
        <w:trHeight w:val="300"/>
      </w:trPr>
      <w:tc>
        <w:tcPr>
          <w:tcW w:w="3020" w:type="dxa"/>
        </w:tcPr>
        <w:p w:rsidR="308110CE" w:rsidP="308110CE" w:rsidRDefault="308110CE" w14:paraId="55C14095" w14:textId="01188CA6">
          <w:pPr>
            <w:pStyle w:val="Header"/>
            <w:ind w:left="-115"/>
          </w:pPr>
        </w:p>
      </w:tc>
      <w:tc>
        <w:tcPr>
          <w:tcW w:w="3020" w:type="dxa"/>
        </w:tcPr>
        <w:p w:rsidR="308110CE" w:rsidP="308110CE" w:rsidRDefault="308110CE" w14:paraId="71B77CC3" w14:textId="73FF01AD">
          <w:pPr>
            <w:pStyle w:val="Header"/>
            <w:jc w:val="center"/>
          </w:pPr>
        </w:p>
      </w:tc>
      <w:tc>
        <w:tcPr>
          <w:tcW w:w="3020" w:type="dxa"/>
        </w:tcPr>
        <w:p w:rsidR="308110CE" w:rsidP="308110CE" w:rsidRDefault="308110CE" w14:paraId="2CABB2AD" w14:textId="2AB1F3B2">
          <w:pPr>
            <w:pStyle w:val="Header"/>
            <w:ind w:right="-115"/>
            <w:jc w:val="right"/>
          </w:pPr>
        </w:p>
      </w:tc>
    </w:tr>
  </w:tbl>
  <w:p w:rsidR="308110CE" w:rsidP="308110CE" w:rsidRDefault="308110CE" w14:paraId="7D697F4F" w14:textId="6A1AF7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61C4" w:rsidRDefault="00D661C4" w14:paraId="306F26DA" w14:textId="77777777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:rsidR="00621955" w:rsidRDefault="00621955" w14:paraId="3332443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3D57" w:rsidRDefault="004D3D57" w14:paraId="01939E24" w14:textId="77777777">
      <w:r>
        <w:separator/>
      </w:r>
    </w:p>
  </w:footnote>
  <w:footnote w:type="continuationSeparator" w:id="0">
    <w:p w:rsidR="004D3D57" w:rsidRDefault="004D3D57" w14:paraId="39CF2AE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1955" w:rsidP="00740CB0" w:rsidRDefault="00621955" w14:paraId="53A01C9A" w14:textId="77777777">
    <w:pPr>
      <w:pStyle w:val="Head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621955" w:rsidRDefault="00621955" w14:paraId="407620E7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08110CE" w:rsidTr="308110CE" w14:paraId="44622DDF" w14:textId="77777777">
      <w:trPr>
        <w:trHeight w:val="300"/>
      </w:trPr>
      <w:tc>
        <w:tcPr>
          <w:tcW w:w="3020" w:type="dxa"/>
        </w:tcPr>
        <w:p w:rsidR="308110CE" w:rsidP="308110CE" w:rsidRDefault="308110CE" w14:paraId="6103D416" w14:textId="188E4008">
          <w:pPr>
            <w:pStyle w:val="Header"/>
            <w:ind w:left="-115"/>
          </w:pPr>
        </w:p>
      </w:tc>
      <w:tc>
        <w:tcPr>
          <w:tcW w:w="3020" w:type="dxa"/>
        </w:tcPr>
        <w:p w:rsidR="308110CE" w:rsidP="308110CE" w:rsidRDefault="308110CE" w14:paraId="0A636591" w14:textId="2E98AC42">
          <w:pPr>
            <w:pStyle w:val="Header"/>
            <w:jc w:val="center"/>
          </w:pPr>
        </w:p>
      </w:tc>
      <w:tc>
        <w:tcPr>
          <w:tcW w:w="3020" w:type="dxa"/>
        </w:tcPr>
        <w:p w:rsidR="308110CE" w:rsidP="308110CE" w:rsidRDefault="308110CE" w14:paraId="298842E8" w14:textId="1BA2B467">
          <w:pPr>
            <w:pStyle w:val="Header"/>
            <w:ind w:right="-115"/>
            <w:jc w:val="right"/>
          </w:pPr>
        </w:p>
      </w:tc>
    </w:tr>
  </w:tbl>
  <w:p w:rsidR="308110CE" w:rsidP="308110CE" w:rsidRDefault="308110CE" w14:paraId="318B7CB1" w14:textId="786BFC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1955" w:rsidP="00963C1F" w:rsidRDefault="00621955" w14:paraId="39B07C4E" w14:textId="77777777">
    <w:pPr>
      <w:pStyle w:val="Header"/>
      <w:tabs>
        <w:tab w:val="clear" w:pos="4419"/>
        <w:tab w:val="clear" w:pos="8838"/>
      </w:tabs>
      <w:ind w:right="72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0">
    <w:nsid w:val="6135f2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52810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9558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21ce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cb2f3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f1f53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a4abe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94a7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144f3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b2a32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59189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0a4e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06761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29400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990e2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21c6a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23bdb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fbc8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d453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f1be3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0af3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fa51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befb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62b4c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7d43b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9d23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e49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e28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5e2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1dc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8d5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1A179D"/>
    <w:multiLevelType w:val="hybridMultilevel"/>
    <w:tmpl w:val="FFFFFFFF"/>
    <w:lvl w:ilvl="0" w:tplc="B2FAD314">
      <w:start w:val="1"/>
      <w:numFmt w:val="decimal"/>
      <w:lvlText w:val="%1."/>
      <w:lvlJc w:val="left"/>
      <w:pPr>
        <w:ind w:left="720" w:hanging="360"/>
      </w:pPr>
    </w:lvl>
    <w:lvl w:ilvl="1" w:tplc="41E41F6A">
      <w:start w:val="1"/>
      <w:numFmt w:val="lowerLetter"/>
      <w:lvlText w:val="%2."/>
      <w:lvlJc w:val="left"/>
      <w:pPr>
        <w:ind w:left="1440" w:hanging="360"/>
      </w:pPr>
    </w:lvl>
    <w:lvl w:ilvl="2" w:tplc="72A80E9A">
      <w:start w:val="1"/>
      <w:numFmt w:val="lowerRoman"/>
      <w:lvlText w:val="%3."/>
      <w:lvlJc w:val="right"/>
      <w:pPr>
        <w:ind w:left="2160" w:hanging="180"/>
      </w:pPr>
    </w:lvl>
    <w:lvl w:ilvl="3" w:tplc="A9385F6A">
      <w:start w:val="1"/>
      <w:numFmt w:val="decimal"/>
      <w:lvlText w:val="%4."/>
      <w:lvlJc w:val="left"/>
      <w:pPr>
        <w:ind w:left="2880" w:hanging="360"/>
      </w:pPr>
    </w:lvl>
    <w:lvl w:ilvl="4" w:tplc="EAC2C3DA">
      <w:start w:val="1"/>
      <w:numFmt w:val="lowerLetter"/>
      <w:lvlText w:val="%5."/>
      <w:lvlJc w:val="left"/>
      <w:pPr>
        <w:ind w:left="3600" w:hanging="360"/>
      </w:pPr>
    </w:lvl>
    <w:lvl w:ilvl="5" w:tplc="F7AC12AE">
      <w:start w:val="1"/>
      <w:numFmt w:val="lowerRoman"/>
      <w:lvlText w:val="%6."/>
      <w:lvlJc w:val="right"/>
      <w:pPr>
        <w:ind w:left="4320" w:hanging="180"/>
      </w:pPr>
    </w:lvl>
    <w:lvl w:ilvl="6" w:tplc="0FE4E8A8">
      <w:start w:val="1"/>
      <w:numFmt w:val="decimal"/>
      <w:lvlText w:val="%7."/>
      <w:lvlJc w:val="left"/>
      <w:pPr>
        <w:ind w:left="5040" w:hanging="360"/>
      </w:pPr>
    </w:lvl>
    <w:lvl w:ilvl="7" w:tplc="3398D8E4">
      <w:start w:val="1"/>
      <w:numFmt w:val="lowerLetter"/>
      <w:lvlText w:val="%8."/>
      <w:lvlJc w:val="left"/>
      <w:pPr>
        <w:ind w:left="5760" w:hanging="360"/>
      </w:pPr>
    </w:lvl>
    <w:lvl w:ilvl="8" w:tplc="4C0A6E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DEBA7"/>
    <w:multiLevelType w:val="hybridMultilevel"/>
    <w:tmpl w:val="FFFFFFFF"/>
    <w:lvl w:ilvl="0" w:tplc="804ED6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EE39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96F7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8EEA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FAB6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4C9A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5617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14E2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F8E3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827001"/>
    <w:multiLevelType w:val="hybridMultilevel"/>
    <w:tmpl w:val="FFFFFFFF"/>
    <w:lvl w:ilvl="0" w:tplc="D8561B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2481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80F2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D44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5EE5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5228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9000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2C6D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225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DB922D"/>
    <w:multiLevelType w:val="hybridMultilevel"/>
    <w:tmpl w:val="FFFFFFFF"/>
    <w:lvl w:ilvl="0" w:tplc="984077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9A3C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3080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7C08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9482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5A6F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4081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5EB9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9E5D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AE4CD3"/>
    <w:multiLevelType w:val="hybridMultilevel"/>
    <w:tmpl w:val="3BB2850E"/>
    <w:lvl w:ilvl="0" w:tplc="7BD87A0A">
      <w:start w:val="1"/>
      <w:numFmt w:val="decimal"/>
      <w:pStyle w:val="EstiloTtulo1TimesNewRomanEspaamentoentrelinhasDuplo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C2A6791"/>
    <w:multiLevelType w:val="hybridMultilevel"/>
    <w:tmpl w:val="FFFFFFFF"/>
    <w:lvl w:ilvl="0" w:tplc="FE1048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BEC4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4835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5AE1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32E5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C845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423A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901E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6E7D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D76DAEC"/>
    <w:multiLevelType w:val="hybridMultilevel"/>
    <w:tmpl w:val="FFFFFFFF"/>
    <w:lvl w:ilvl="0" w:tplc="3D4610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B052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0A4B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843B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C81B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DAC2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D881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1ABF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1E19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B474CBA"/>
    <w:multiLevelType w:val="hybridMultilevel"/>
    <w:tmpl w:val="FFFFFFFF"/>
    <w:lvl w:ilvl="0" w:tplc="057A74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2AB1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56B7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7064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6431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2468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FA2C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D28D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6A09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EEF4B84"/>
    <w:multiLevelType w:val="multilevel"/>
    <w:tmpl w:val="61FA4B7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144"/>
        </w:tabs>
        <w:ind w:left="1144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i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7E9934FA"/>
    <w:multiLevelType w:val="hybridMultilevel"/>
    <w:tmpl w:val="FFFFFFFF"/>
    <w:lvl w:ilvl="0" w:tplc="B0AC2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8436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CCAD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BEB2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7E5D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5265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12D8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3ACE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5801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410807793">
    <w:abstractNumId w:val="1"/>
  </w:num>
  <w:num w:numId="2" w16cid:durableId="1713991988">
    <w:abstractNumId w:val="2"/>
  </w:num>
  <w:num w:numId="3" w16cid:durableId="300114426">
    <w:abstractNumId w:val="3"/>
  </w:num>
  <w:num w:numId="4" w16cid:durableId="1655376127">
    <w:abstractNumId w:val="0"/>
  </w:num>
  <w:num w:numId="5" w16cid:durableId="144905460">
    <w:abstractNumId w:val="9"/>
  </w:num>
  <w:num w:numId="6" w16cid:durableId="817918949">
    <w:abstractNumId w:val="7"/>
  </w:num>
  <w:num w:numId="7" w16cid:durableId="1299411118">
    <w:abstractNumId w:val="6"/>
  </w:num>
  <w:num w:numId="8" w16cid:durableId="61292137">
    <w:abstractNumId w:val="5"/>
  </w:num>
  <w:num w:numId="9" w16cid:durableId="2086217016">
    <w:abstractNumId w:val="8"/>
  </w:num>
  <w:num w:numId="10" w16cid:durableId="790516917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trackRevisions w:val="false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A3"/>
    <w:rsid w:val="00012144"/>
    <w:rsid w:val="0001620F"/>
    <w:rsid w:val="000202CB"/>
    <w:rsid w:val="00032F65"/>
    <w:rsid w:val="0003414C"/>
    <w:rsid w:val="00034D75"/>
    <w:rsid w:val="00044AA9"/>
    <w:rsid w:val="000456DD"/>
    <w:rsid w:val="0004574A"/>
    <w:rsid w:val="00046490"/>
    <w:rsid w:val="00046953"/>
    <w:rsid w:val="00047059"/>
    <w:rsid w:val="00047E21"/>
    <w:rsid w:val="00050E6B"/>
    <w:rsid w:val="00061F5B"/>
    <w:rsid w:val="00071881"/>
    <w:rsid w:val="00071BCE"/>
    <w:rsid w:val="000744BD"/>
    <w:rsid w:val="0008002F"/>
    <w:rsid w:val="0009088A"/>
    <w:rsid w:val="0009550C"/>
    <w:rsid w:val="000A1004"/>
    <w:rsid w:val="000A122E"/>
    <w:rsid w:val="000A1F91"/>
    <w:rsid w:val="000A3CEB"/>
    <w:rsid w:val="000A6A71"/>
    <w:rsid w:val="000B20C7"/>
    <w:rsid w:val="000D6AE9"/>
    <w:rsid w:val="000D6B7A"/>
    <w:rsid w:val="000E1913"/>
    <w:rsid w:val="000E3CA4"/>
    <w:rsid w:val="000F129C"/>
    <w:rsid w:val="000F17A0"/>
    <w:rsid w:val="0010159A"/>
    <w:rsid w:val="00102163"/>
    <w:rsid w:val="0010578B"/>
    <w:rsid w:val="00105C81"/>
    <w:rsid w:val="00107B3E"/>
    <w:rsid w:val="00112143"/>
    <w:rsid w:val="0011377C"/>
    <w:rsid w:val="0011462C"/>
    <w:rsid w:val="00116E69"/>
    <w:rsid w:val="00116F2C"/>
    <w:rsid w:val="00124669"/>
    <w:rsid w:val="001310A4"/>
    <w:rsid w:val="001313E6"/>
    <w:rsid w:val="0013179B"/>
    <w:rsid w:val="00135E2F"/>
    <w:rsid w:val="00136014"/>
    <w:rsid w:val="001365D6"/>
    <w:rsid w:val="00136D82"/>
    <w:rsid w:val="00152787"/>
    <w:rsid w:val="00164798"/>
    <w:rsid w:val="00166990"/>
    <w:rsid w:val="00176BC7"/>
    <w:rsid w:val="00182B66"/>
    <w:rsid w:val="001845E8"/>
    <w:rsid w:val="00191EC6"/>
    <w:rsid w:val="00192D48"/>
    <w:rsid w:val="00195345"/>
    <w:rsid w:val="001972C7"/>
    <w:rsid w:val="001A6048"/>
    <w:rsid w:val="001A63CD"/>
    <w:rsid w:val="001B2983"/>
    <w:rsid w:val="001C1727"/>
    <w:rsid w:val="001C6418"/>
    <w:rsid w:val="001D0DE5"/>
    <w:rsid w:val="001D26B0"/>
    <w:rsid w:val="001D29EE"/>
    <w:rsid w:val="001D352D"/>
    <w:rsid w:val="001D4044"/>
    <w:rsid w:val="001E1287"/>
    <w:rsid w:val="001E1A07"/>
    <w:rsid w:val="001E2833"/>
    <w:rsid w:val="001E2925"/>
    <w:rsid w:val="001F2D7C"/>
    <w:rsid w:val="001F56C3"/>
    <w:rsid w:val="001F5B19"/>
    <w:rsid w:val="001F5E10"/>
    <w:rsid w:val="00200B3B"/>
    <w:rsid w:val="002010B2"/>
    <w:rsid w:val="00201143"/>
    <w:rsid w:val="00206411"/>
    <w:rsid w:val="002106E4"/>
    <w:rsid w:val="00210944"/>
    <w:rsid w:val="00216874"/>
    <w:rsid w:val="00222146"/>
    <w:rsid w:val="002237FC"/>
    <w:rsid w:val="00224651"/>
    <w:rsid w:val="002268A5"/>
    <w:rsid w:val="00226A97"/>
    <w:rsid w:val="00227790"/>
    <w:rsid w:val="0023002E"/>
    <w:rsid w:val="00237604"/>
    <w:rsid w:val="00250082"/>
    <w:rsid w:val="0025626F"/>
    <w:rsid w:val="00265439"/>
    <w:rsid w:val="002660B6"/>
    <w:rsid w:val="00267B11"/>
    <w:rsid w:val="0027078B"/>
    <w:rsid w:val="002765AC"/>
    <w:rsid w:val="00290C7E"/>
    <w:rsid w:val="00291EBE"/>
    <w:rsid w:val="00297AC4"/>
    <w:rsid w:val="002A5B82"/>
    <w:rsid w:val="002B1A29"/>
    <w:rsid w:val="002B219C"/>
    <w:rsid w:val="002C3DFD"/>
    <w:rsid w:val="002C63B9"/>
    <w:rsid w:val="002C7149"/>
    <w:rsid w:val="002D213F"/>
    <w:rsid w:val="002D4036"/>
    <w:rsid w:val="002D5403"/>
    <w:rsid w:val="002D79FD"/>
    <w:rsid w:val="002D7D5B"/>
    <w:rsid w:val="002E3F3C"/>
    <w:rsid w:val="002E3F94"/>
    <w:rsid w:val="002E6786"/>
    <w:rsid w:val="002E7F8A"/>
    <w:rsid w:val="002F042D"/>
    <w:rsid w:val="002F0C7C"/>
    <w:rsid w:val="002F22F8"/>
    <w:rsid w:val="002F6860"/>
    <w:rsid w:val="00301784"/>
    <w:rsid w:val="00301C10"/>
    <w:rsid w:val="00304AFA"/>
    <w:rsid w:val="003164E6"/>
    <w:rsid w:val="0032073B"/>
    <w:rsid w:val="00322D13"/>
    <w:rsid w:val="003332A0"/>
    <w:rsid w:val="0033738D"/>
    <w:rsid w:val="00340B47"/>
    <w:rsid w:val="00342239"/>
    <w:rsid w:val="00342DA0"/>
    <w:rsid w:val="00351950"/>
    <w:rsid w:val="00362394"/>
    <w:rsid w:val="0036430B"/>
    <w:rsid w:val="00395901"/>
    <w:rsid w:val="003A00AE"/>
    <w:rsid w:val="003A0591"/>
    <w:rsid w:val="003B4DC8"/>
    <w:rsid w:val="003B6BC6"/>
    <w:rsid w:val="003C2C5E"/>
    <w:rsid w:val="003C43AF"/>
    <w:rsid w:val="003D0DA5"/>
    <w:rsid w:val="003E72D1"/>
    <w:rsid w:val="003F0728"/>
    <w:rsid w:val="003F1DAE"/>
    <w:rsid w:val="003F60A1"/>
    <w:rsid w:val="003F61BE"/>
    <w:rsid w:val="00402298"/>
    <w:rsid w:val="004022DA"/>
    <w:rsid w:val="00413015"/>
    <w:rsid w:val="004130B8"/>
    <w:rsid w:val="004154E2"/>
    <w:rsid w:val="00416606"/>
    <w:rsid w:val="00420C1B"/>
    <w:rsid w:val="004421C1"/>
    <w:rsid w:val="004437A1"/>
    <w:rsid w:val="004477E6"/>
    <w:rsid w:val="00447AD6"/>
    <w:rsid w:val="00457CBA"/>
    <w:rsid w:val="0046148B"/>
    <w:rsid w:val="00462AF9"/>
    <w:rsid w:val="00467C6C"/>
    <w:rsid w:val="00472895"/>
    <w:rsid w:val="00474871"/>
    <w:rsid w:val="00475717"/>
    <w:rsid w:val="00481710"/>
    <w:rsid w:val="00485A17"/>
    <w:rsid w:val="00487855"/>
    <w:rsid w:val="004965BC"/>
    <w:rsid w:val="00496D17"/>
    <w:rsid w:val="004A3509"/>
    <w:rsid w:val="004A5A22"/>
    <w:rsid w:val="004A6970"/>
    <w:rsid w:val="004A7D83"/>
    <w:rsid w:val="004B2A1B"/>
    <w:rsid w:val="004B4B3B"/>
    <w:rsid w:val="004B656D"/>
    <w:rsid w:val="004C2C82"/>
    <w:rsid w:val="004C5661"/>
    <w:rsid w:val="004D088F"/>
    <w:rsid w:val="004D1808"/>
    <w:rsid w:val="004D3BC7"/>
    <w:rsid w:val="004D3D57"/>
    <w:rsid w:val="004D5562"/>
    <w:rsid w:val="004D558C"/>
    <w:rsid w:val="004D5CFC"/>
    <w:rsid w:val="004E214F"/>
    <w:rsid w:val="004E2C6D"/>
    <w:rsid w:val="004F16AD"/>
    <w:rsid w:val="004F7B09"/>
    <w:rsid w:val="00507549"/>
    <w:rsid w:val="00513255"/>
    <w:rsid w:val="0051563E"/>
    <w:rsid w:val="005256D7"/>
    <w:rsid w:val="00527D1A"/>
    <w:rsid w:val="00530C25"/>
    <w:rsid w:val="00534210"/>
    <w:rsid w:val="00544C67"/>
    <w:rsid w:val="00545BE8"/>
    <w:rsid w:val="0054776C"/>
    <w:rsid w:val="00550533"/>
    <w:rsid w:val="00551D1A"/>
    <w:rsid w:val="00555A5D"/>
    <w:rsid w:val="00560958"/>
    <w:rsid w:val="00562FA2"/>
    <w:rsid w:val="00570A94"/>
    <w:rsid w:val="00591D59"/>
    <w:rsid w:val="00593085"/>
    <w:rsid w:val="005A3856"/>
    <w:rsid w:val="005A6B0C"/>
    <w:rsid w:val="005B12D8"/>
    <w:rsid w:val="005B1D18"/>
    <w:rsid w:val="005B51EE"/>
    <w:rsid w:val="005C3883"/>
    <w:rsid w:val="005D178E"/>
    <w:rsid w:val="005D3F3B"/>
    <w:rsid w:val="005E2EBC"/>
    <w:rsid w:val="005F15A3"/>
    <w:rsid w:val="00602959"/>
    <w:rsid w:val="00603FE7"/>
    <w:rsid w:val="00605FA3"/>
    <w:rsid w:val="006062CE"/>
    <w:rsid w:val="006111F1"/>
    <w:rsid w:val="00612316"/>
    <w:rsid w:val="0061365A"/>
    <w:rsid w:val="00615514"/>
    <w:rsid w:val="00617B34"/>
    <w:rsid w:val="00621955"/>
    <w:rsid w:val="00624FE2"/>
    <w:rsid w:val="006260E1"/>
    <w:rsid w:val="00642705"/>
    <w:rsid w:val="006621D5"/>
    <w:rsid w:val="00663576"/>
    <w:rsid w:val="00677EFD"/>
    <w:rsid w:val="00681E74"/>
    <w:rsid w:val="006824B1"/>
    <w:rsid w:val="00683EC9"/>
    <w:rsid w:val="006A13CC"/>
    <w:rsid w:val="006A3A94"/>
    <w:rsid w:val="006A6083"/>
    <w:rsid w:val="006B0B79"/>
    <w:rsid w:val="006B0D74"/>
    <w:rsid w:val="006B453D"/>
    <w:rsid w:val="006B52D3"/>
    <w:rsid w:val="006B799B"/>
    <w:rsid w:val="006C0457"/>
    <w:rsid w:val="006C208B"/>
    <w:rsid w:val="006C32DF"/>
    <w:rsid w:val="006D08AB"/>
    <w:rsid w:val="006D14F1"/>
    <w:rsid w:val="006D31C8"/>
    <w:rsid w:val="006E06FE"/>
    <w:rsid w:val="006E48D6"/>
    <w:rsid w:val="006F0947"/>
    <w:rsid w:val="00701318"/>
    <w:rsid w:val="00703283"/>
    <w:rsid w:val="007032B2"/>
    <w:rsid w:val="007111E8"/>
    <w:rsid w:val="00712077"/>
    <w:rsid w:val="00720A4F"/>
    <w:rsid w:val="00725584"/>
    <w:rsid w:val="00730D0C"/>
    <w:rsid w:val="0073714F"/>
    <w:rsid w:val="00740029"/>
    <w:rsid w:val="00740CB0"/>
    <w:rsid w:val="00760187"/>
    <w:rsid w:val="00762C8D"/>
    <w:rsid w:val="007656C4"/>
    <w:rsid w:val="00773307"/>
    <w:rsid w:val="00777723"/>
    <w:rsid w:val="00780540"/>
    <w:rsid w:val="0078153F"/>
    <w:rsid w:val="00781C1F"/>
    <w:rsid w:val="00782BBD"/>
    <w:rsid w:val="00782D0E"/>
    <w:rsid w:val="007A346A"/>
    <w:rsid w:val="007A3AC5"/>
    <w:rsid w:val="007A535E"/>
    <w:rsid w:val="007B0554"/>
    <w:rsid w:val="007C2308"/>
    <w:rsid w:val="007C310A"/>
    <w:rsid w:val="007C49CE"/>
    <w:rsid w:val="007D7506"/>
    <w:rsid w:val="007E0CC4"/>
    <w:rsid w:val="007E4F80"/>
    <w:rsid w:val="007E5EEF"/>
    <w:rsid w:val="007F09BC"/>
    <w:rsid w:val="007F1859"/>
    <w:rsid w:val="007F345B"/>
    <w:rsid w:val="00804077"/>
    <w:rsid w:val="00804899"/>
    <w:rsid w:val="00804E44"/>
    <w:rsid w:val="00811EA2"/>
    <w:rsid w:val="0081695D"/>
    <w:rsid w:val="00822722"/>
    <w:rsid w:val="00825973"/>
    <w:rsid w:val="00832D22"/>
    <w:rsid w:val="00851AB1"/>
    <w:rsid w:val="00861368"/>
    <w:rsid w:val="0087427E"/>
    <w:rsid w:val="00880AE9"/>
    <w:rsid w:val="00891D87"/>
    <w:rsid w:val="008921B6"/>
    <w:rsid w:val="0089255F"/>
    <w:rsid w:val="008A3131"/>
    <w:rsid w:val="008A3797"/>
    <w:rsid w:val="008B31CF"/>
    <w:rsid w:val="008B5414"/>
    <w:rsid w:val="008B58B6"/>
    <w:rsid w:val="008B680C"/>
    <w:rsid w:val="008C0AFD"/>
    <w:rsid w:val="008C1866"/>
    <w:rsid w:val="008C45B4"/>
    <w:rsid w:val="008D084B"/>
    <w:rsid w:val="008D1C5D"/>
    <w:rsid w:val="008D2AC6"/>
    <w:rsid w:val="008D3EB6"/>
    <w:rsid w:val="008D6860"/>
    <w:rsid w:val="008D7916"/>
    <w:rsid w:val="008E3F4B"/>
    <w:rsid w:val="008F0940"/>
    <w:rsid w:val="008F74B5"/>
    <w:rsid w:val="00900001"/>
    <w:rsid w:val="009074DF"/>
    <w:rsid w:val="009119FD"/>
    <w:rsid w:val="00912928"/>
    <w:rsid w:val="0091352F"/>
    <w:rsid w:val="00915E53"/>
    <w:rsid w:val="00930342"/>
    <w:rsid w:val="00931386"/>
    <w:rsid w:val="00933A3A"/>
    <w:rsid w:val="009378B2"/>
    <w:rsid w:val="00945592"/>
    <w:rsid w:val="00947CA4"/>
    <w:rsid w:val="00952249"/>
    <w:rsid w:val="00955591"/>
    <w:rsid w:val="00957C72"/>
    <w:rsid w:val="009622B9"/>
    <w:rsid w:val="00963C1F"/>
    <w:rsid w:val="00966A59"/>
    <w:rsid w:val="00984949"/>
    <w:rsid w:val="00996F9F"/>
    <w:rsid w:val="009A0602"/>
    <w:rsid w:val="009A4011"/>
    <w:rsid w:val="009B10D2"/>
    <w:rsid w:val="009B2B91"/>
    <w:rsid w:val="009B76CD"/>
    <w:rsid w:val="009C05EF"/>
    <w:rsid w:val="009C141B"/>
    <w:rsid w:val="009C7EAE"/>
    <w:rsid w:val="009D1D07"/>
    <w:rsid w:val="009E312A"/>
    <w:rsid w:val="009E50CE"/>
    <w:rsid w:val="009F3160"/>
    <w:rsid w:val="009F5F94"/>
    <w:rsid w:val="009F61E0"/>
    <w:rsid w:val="00A00991"/>
    <w:rsid w:val="00A1027E"/>
    <w:rsid w:val="00A115FE"/>
    <w:rsid w:val="00A11756"/>
    <w:rsid w:val="00A12659"/>
    <w:rsid w:val="00A24469"/>
    <w:rsid w:val="00A264A8"/>
    <w:rsid w:val="00A33488"/>
    <w:rsid w:val="00A36AD8"/>
    <w:rsid w:val="00A37B6B"/>
    <w:rsid w:val="00A431AB"/>
    <w:rsid w:val="00A51D07"/>
    <w:rsid w:val="00A55E96"/>
    <w:rsid w:val="00A56BB7"/>
    <w:rsid w:val="00A66F92"/>
    <w:rsid w:val="00A713D9"/>
    <w:rsid w:val="00A73F18"/>
    <w:rsid w:val="00A74CDB"/>
    <w:rsid w:val="00A84589"/>
    <w:rsid w:val="00A85D78"/>
    <w:rsid w:val="00A87844"/>
    <w:rsid w:val="00A977DF"/>
    <w:rsid w:val="00AB42C2"/>
    <w:rsid w:val="00AC260A"/>
    <w:rsid w:val="00AC590A"/>
    <w:rsid w:val="00AD2A81"/>
    <w:rsid w:val="00AD4F1C"/>
    <w:rsid w:val="00AE7013"/>
    <w:rsid w:val="00AF489C"/>
    <w:rsid w:val="00AF4FCD"/>
    <w:rsid w:val="00B000DE"/>
    <w:rsid w:val="00B00610"/>
    <w:rsid w:val="00B0541F"/>
    <w:rsid w:val="00B054FC"/>
    <w:rsid w:val="00B062B2"/>
    <w:rsid w:val="00B064FD"/>
    <w:rsid w:val="00B1721F"/>
    <w:rsid w:val="00B17BC4"/>
    <w:rsid w:val="00B24679"/>
    <w:rsid w:val="00B27798"/>
    <w:rsid w:val="00B36DC7"/>
    <w:rsid w:val="00B36E72"/>
    <w:rsid w:val="00B36EA3"/>
    <w:rsid w:val="00B53D3E"/>
    <w:rsid w:val="00B549F2"/>
    <w:rsid w:val="00B57373"/>
    <w:rsid w:val="00B608AB"/>
    <w:rsid w:val="00B65DF1"/>
    <w:rsid w:val="00B66567"/>
    <w:rsid w:val="00B73702"/>
    <w:rsid w:val="00B73B5B"/>
    <w:rsid w:val="00B744AC"/>
    <w:rsid w:val="00B75A7B"/>
    <w:rsid w:val="00B8123A"/>
    <w:rsid w:val="00B819BD"/>
    <w:rsid w:val="00B83D79"/>
    <w:rsid w:val="00B84397"/>
    <w:rsid w:val="00B968DD"/>
    <w:rsid w:val="00BC0A07"/>
    <w:rsid w:val="00BC226D"/>
    <w:rsid w:val="00BC5BD8"/>
    <w:rsid w:val="00BD1147"/>
    <w:rsid w:val="00BD63A6"/>
    <w:rsid w:val="00BD6A35"/>
    <w:rsid w:val="00BF34AB"/>
    <w:rsid w:val="00BF4F6A"/>
    <w:rsid w:val="00C02600"/>
    <w:rsid w:val="00C04747"/>
    <w:rsid w:val="00C059AF"/>
    <w:rsid w:val="00C07253"/>
    <w:rsid w:val="00C102D6"/>
    <w:rsid w:val="00C112DD"/>
    <w:rsid w:val="00C12F42"/>
    <w:rsid w:val="00C25342"/>
    <w:rsid w:val="00C2549F"/>
    <w:rsid w:val="00C33BBF"/>
    <w:rsid w:val="00C37B93"/>
    <w:rsid w:val="00C42AC2"/>
    <w:rsid w:val="00C52E49"/>
    <w:rsid w:val="00C71A4B"/>
    <w:rsid w:val="00C766EB"/>
    <w:rsid w:val="00C839B7"/>
    <w:rsid w:val="00C87575"/>
    <w:rsid w:val="00C90170"/>
    <w:rsid w:val="00C90387"/>
    <w:rsid w:val="00C91E77"/>
    <w:rsid w:val="00C92172"/>
    <w:rsid w:val="00C92FDA"/>
    <w:rsid w:val="00C93E7E"/>
    <w:rsid w:val="00C94BBF"/>
    <w:rsid w:val="00CA0CCB"/>
    <w:rsid w:val="00CA0D72"/>
    <w:rsid w:val="00CA23AA"/>
    <w:rsid w:val="00CA4CC9"/>
    <w:rsid w:val="00CB3E30"/>
    <w:rsid w:val="00CB44CD"/>
    <w:rsid w:val="00CB7B4A"/>
    <w:rsid w:val="00CC1C65"/>
    <w:rsid w:val="00CC226C"/>
    <w:rsid w:val="00CC4191"/>
    <w:rsid w:val="00CD165E"/>
    <w:rsid w:val="00CD1716"/>
    <w:rsid w:val="00CD3073"/>
    <w:rsid w:val="00CD4DBB"/>
    <w:rsid w:val="00CD73A3"/>
    <w:rsid w:val="00CE54E2"/>
    <w:rsid w:val="00CF68ED"/>
    <w:rsid w:val="00CF7E8B"/>
    <w:rsid w:val="00D038D0"/>
    <w:rsid w:val="00D03B86"/>
    <w:rsid w:val="00D10189"/>
    <w:rsid w:val="00D1395D"/>
    <w:rsid w:val="00D22094"/>
    <w:rsid w:val="00D23071"/>
    <w:rsid w:val="00D26625"/>
    <w:rsid w:val="00D34DB5"/>
    <w:rsid w:val="00D54215"/>
    <w:rsid w:val="00D600F7"/>
    <w:rsid w:val="00D611F8"/>
    <w:rsid w:val="00D6452B"/>
    <w:rsid w:val="00D661C4"/>
    <w:rsid w:val="00D6778F"/>
    <w:rsid w:val="00D67D37"/>
    <w:rsid w:val="00D74E30"/>
    <w:rsid w:val="00D75CEE"/>
    <w:rsid w:val="00D76186"/>
    <w:rsid w:val="00D81DC7"/>
    <w:rsid w:val="00D82A37"/>
    <w:rsid w:val="00D87101"/>
    <w:rsid w:val="00D9008B"/>
    <w:rsid w:val="00D902EA"/>
    <w:rsid w:val="00D90444"/>
    <w:rsid w:val="00D94C1B"/>
    <w:rsid w:val="00DA5FB8"/>
    <w:rsid w:val="00DA6830"/>
    <w:rsid w:val="00DA73CE"/>
    <w:rsid w:val="00DB004C"/>
    <w:rsid w:val="00DB2A1C"/>
    <w:rsid w:val="00DB360E"/>
    <w:rsid w:val="00DB41B1"/>
    <w:rsid w:val="00DB4655"/>
    <w:rsid w:val="00DC3104"/>
    <w:rsid w:val="00DC3372"/>
    <w:rsid w:val="00DC3751"/>
    <w:rsid w:val="00DC7EDF"/>
    <w:rsid w:val="00DD05FC"/>
    <w:rsid w:val="00DD48CB"/>
    <w:rsid w:val="00DD5705"/>
    <w:rsid w:val="00DD68BA"/>
    <w:rsid w:val="00DE2150"/>
    <w:rsid w:val="00DE2CD6"/>
    <w:rsid w:val="00DE6EEC"/>
    <w:rsid w:val="00DF2BDE"/>
    <w:rsid w:val="00DF520E"/>
    <w:rsid w:val="00DF5FC7"/>
    <w:rsid w:val="00DF6C81"/>
    <w:rsid w:val="00E04E75"/>
    <w:rsid w:val="00E11560"/>
    <w:rsid w:val="00E247E4"/>
    <w:rsid w:val="00E27C34"/>
    <w:rsid w:val="00E32E6D"/>
    <w:rsid w:val="00E35144"/>
    <w:rsid w:val="00E36FE1"/>
    <w:rsid w:val="00E42A79"/>
    <w:rsid w:val="00E44603"/>
    <w:rsid w:val="00E47E9A"/>
    <w:rsid w:val="00E5570B"/>
    <w:rsid w:val="00E574E8"/>
    <w:rsid w:val="00E63FBA"/>
    <w:rsid w:val="00E6596D"/>
    <w:rsid w:val="00E816D9"/>
    <w:rsid w:val="00E82F89"/>
    <w:rsid w:val="00E850F3"/>
    <w:rsid w:val="00E94D40"/>
    <w:rsid w:val="00EA0A0C"/>
    <w:rsid w:val="00EA195B"/>
    <w:rsid w:val="00EA4770"/>
    <w:rsid w:val="00EA77D2"/>
    <w:rsid w:val="00EB4146"/>
    <w:rsid w:val="00EB5122"/>
    <w:rsid w:val="00EB5A23"/>
    <w:rsid w:val="00EC1375"/>
    <w:rsid w:val="00EC157D"/>
    <w:rsid w:val="00EC2ABD"/>
    <w:rsid w:val="00EC775A"/>
    <w:rsid w:val="00ED0E0C"/>
    <w:rsid w:val="00ED5805"/>
    <w:rsid w:val="00EE2E38"/>
    <w:rsid w:val="00EE6CFF"/>
    <w:rsid w:val="00EF3FA5"/>
    <w:rsid w:val="00EF4677"/>
    <w:rsid w:val="00F006B0"/>
    <w:rsid w:val="00F07AF4"/>
    <w:rsid w:val="00F10D56"/>
    <w:rsid w:val="00F1103E"/>
    <w:rsid w:val="00F14D46"/>
    <w:rsid w:val="00F158E7"/>
    <w:rsid w:val="00F1591B"/>
    <w:rsid w:val="00F15E9B"/>
    <w:rsid w:val="00F15EAC"/>
    <w:rsid w:val="00F309F7"/>
    <w:rsid w:val="00F312E2"/>
    <w:rsid w:val="00F3601B"/>
    <w:rsid w:val="00F408C6"/>
    <w:rsid w:val="00F426C5"/>
    <w:rsid w:val="00F4290D"/>
    <w:rsid w:val="00F45EEC"/>
    <w:rsid w:val="00F56FBF"/>
    <w:rsid w:val="00F57F3C"/>
    <w:rsid w:val="00F64B22"/>
    <w:rsid w:val="00F651E0"/>
    <w:rsid w:val="00F70DC8"/>
    <w:rsid w:val="00F7509B"/>
    <w:rsid w:val="00F7515F"/>
    <w:rsid w:val="00F86F3C"/>
    <w:rsid w:val="00F876CE"/>
    <w:rsid w:val="00F96710"/>
    <w:rsid w:val="00F97807"/>
    <w:rsid w:val="00FA17A8"/>
    <w:rsid w:val="00FB622C"/>
    <w:rsid w:val="00FB773A"/>
    <w:rsid w:val="00FD0DBC"/>
    <w:rsid w:val="00FD4721"/>
    <w:rsid w:val="00FE183A"/>
    <w:rsid w:val="00FE50F9"/>
    <w:rsid w:val="00FE6BC6"/>
    <w:rsid w:val="00FF4D5B"/>
    <w:rsid w:val="0125FE7E"/>
    <w:rsid w:val="03A6E94F"/>
    <w:rsid w:val="03B29AED"/>
    <w:rsid w:val="04121E3E"/>
    <w:rsid w:val="04EDA271"/>
    <w:rsid w:val="059501FF"/>
    <w:rsid w:val="07431E39"/>
    <w:rsid w:val="074E9FED"/>
    <w:rsid w:val="08264BFF"/>
    <w:rsid w:val="08342983"/>
    <w:rsid w:val="08C5137D"/>
    <w:rsid w:val="093CEC73"/>
    <w:rsid w:val="0A9A083B"/>
    <w:rsid w:val="0C0D669E"/>
    <w:rsid w:val="0CA7FE3C"/>
    <w:rsid w:val="0E817278"/>
    <w:rsid w:val="0EDC7A69"/>
    <w:rsid w:val="0F0292EA"/>
    <w:rsid w:val="1001378E"/>
    <w:rsid w:val="1133AC39"/>
    <w:rsid w:val="114F913E"/>
    <w:rsid w:val="11ABBD6F"/>
    <w:rsid w:val="11B8D669"/>
    <w:rsid w:val="1292CE5C"/>
    <w:rsid w:val="12EBDAF9"/>
    <w:rsid w:val="1312319B"/>
    <w:rsid w:val="1370B168"/>
    <w:rsid w:val="13FB22B8"/>
    <w:rsid w:val="15716032"/>
    <w:rsid w:val="159E3AC6"/>
    <w:rsid w:val="164179F9"/>
    <w:rsid w:val="16D351EA"/>
    <w:rsid w:val="17F77894"/>
    <w:rsid w:val="1910A729"/>
    <w:rsid w:val="1A9ECFF8"/>
    <w:rsid w:val="1D678CA4"/>
    <w:rsid w:val="1DFE56B8"/>
    <w:rsid w:val="1E147914"/>
    <w:rsid w:val="1E652F99"/>
    <w:rsid w:val="22497216"/>
    <w:rsid w:val="22947D77"/>
    <w:rsid w:val="22986568"/>
    <w:rsid w:val="23F3A495"/>
    <w:rsid w:val="243607D1"/>
    <w:rsid w:val="24A4B926"/>
    <w:rsid w:val="25FC5B0A"/>
    <w:rsid w:val="26BA642E"/>
    <w:rsid w:val="270EDF43"/>
    <w:rsid w:val="27B35DCF"/>
    <w:rsid w:val="28F12AD6"/>
    <w:rsid w:val="2955086D"/>
    <w:rsid w:val="2A0ABBE4"/>
    <w:rsid w:val="2B31F11B"/>
    <w:rsid w:val="2BB64710"/>
    <w:rsid w:val="2BEB70D3"/>
    <w:rsid w:val="2C16F1B0"/>
    <w:rsid w:val="2C490F05"/>
    <w:rsid w:val="2D081F12"/>
    <w:rsid w:val="2D2CAD86"/>
    <w:rsid w:val="2D8E6AB2"/>
    <w:rsid w:val="2E7D200F"/>
    <w:rsid w:val="2F3283CC"/>
    <w:rsid w:val="2F788C36"/>
    <w:rsid w:val="3000BF3A"/>
    <w:rsid w:val="307AE5D5"/>
    <w:rsid w:val="308110CE"/>
    <w:rsid w:val="30CAEDBC"/>
    <w:rsid w:val="312BF7DE"/>
    <w:rsid w:val="3414FD70"/>
    <w:rsid w:val="34650A63"/>
    <w:rsid w:val="35C6A7F0"/>
    <w:rsid w:val="36A1FE67"/>
    <w:rsid w:val="374C674D"/>
    <w:rsid w:val="37BB3BAD"/>
    <w:rsid w:val="3879D59C"/>
    <w:rsid w:val="3882ECFD"/>
    <w:rsid w:val="39407C53"/>
    <w:rsid w:val="3A317435"/>
    <w:rsid w:val="3BC72809"/>
    <w:rsid w:val="3BE916F5"/>
    <w:rsid w:val="3CD31E7C"/>
    <w:rsid w:val="3CF6664F"/>
    <w:rsid w:val="3D43FFD0"/>
    <w:rsid w:val="3E93BC61"/>
    <w:rsid w:val="408825AF"/>
    <w:rsid w:val="40E6122E"/>
    <w:rsid w:val="4218B1EF"/>
    <w:rsid w:val="42881FD6"/>
    <w:rsid w:val="44DEA189"/>
    <w:rsid w:val="45E277E1"/>
    <w:rsid w:val="47CF5B81"/>
    <w:rsid w:val="4866C1B6"/>
    <w:rsid w:val="4C3F5C06"/>
    <w:rsid w:val="4CC92F7D"/>
    <w:rsid w:val="4CFC5B39"/>
    <w:rsid w:val="4D8C1BAD"/>
    <w:rsid w:val="4E1F7249"/>
    <w:rsid w:val="4ED48497"/>
    <w:rsid w:val="4F1CDBF8"/>
    <w:rsid w:val="4FB3CF6A"/>
    <w:rsid w:val="50EF8B3D"/>
    <w:rsid w:val="51C80C50"/>
    <w:rsid w:val="51CD165F"/>
    <w:rsid w:val="51EEAD74"/>
    <w:rsid w:val="52933E58"/>
    <w:rsid w:val="52D03498"/>
    <w:rsid w:val="52DEC8C7"/>
    <w:rsid w:val="533E7333"/>
    <w:rsid w:val="535E8AA6"/>
    <w:rsid w:val="54F19A59"/>
    <w:rsid w:val="565F230C"/>
    <w:rsid w:val="56DEDDB6"/>
    <w:rsid w:val="58190D42"/>
    <w:rsid w:val="5987F18E"/>
    <w:rsid w:val="5C1987ED"/>
    <w:rsid w:val="5C88E6E6"/>
    <w:rsid w:val="5D95577F"/>
    <w:rsid w:val="5F556CBA"/>
    <w:rsid w:val="5F990456"/>
    <w:rsid w:val="61F69429"/>
    <w:rsid w:val="63F9E3C8"/>
    <w:rsid w:val="643DA5DB"/>
    <w:rsid w:val="65A283FC"/>
    <w:rsid w:val="65B1D58D"/>
    <w:rsid w:val="69EB722D"/>
    <w:rsid w:val="69FF9FB9"/>
    <w:rsid w:val="6AC42432"/>
    <w:rsid w:val="6BA1D7A2"/>
    <w:rsid w:val="6C326A96"/>
    <w:rsid w:val="6E24A171"/>
    <w:rsid w:val="6E35D8FE"/>
    <w:rsid w:val="6E9A88C6"/>
    <w:rsid w:val="70715698"/>
    <w:rsid w:val="71F442DB"/>
    <w:rsid w:val="72A5B15E"/>
    <w:rsid w:val="74629BE7"/>
    <w:rsid w:val="74A83FC2"/>
    <w:rsid w:val="74F378E3"/>
    <w:rsid w:val="753C6E85"/>
    <w:rsid w:val="754E4681"/>
    <w:rsid w:val="755779F3"/>
    <w:rsid w:val="75BC1360"/>
    <w:rsid w:val="76C498C8"/>
    <w:rsid w:val="773B4663"/>
    <w:rsid w:val="79D1EC0B"/>
    <w:rsid w:val="7A17D9A6"/>
    <w:rsid w:val="7A27359A"/>
    <w:rsid w:val="7A7E15C5"/>
    <w:rsid w:val="7B4D5F52"/>
    <w:rsid w:val="7C4CE705"/>
    <w:rsid w:val="7E0C088A"/>
    <w:rsid w:val="7FEACAC8"/>
    <w:rsid w:val="7FF3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90C24FC"/>
  <w15:chartTrackingRefBased/>
  <w15:docId w15:val="{F73D0BE5-D8F9-4F7C-900C-61736F35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5008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C4191"/>
    <w:pPr>
      <w:keepNext/>
      <w:numPr>
        <w:numId w:val="9"/>
      </w:numPr>
      <w:tabs>
        <w:tab w:val="left" w:pos="0"/>
      </w:tabs>
      <w:spacing w:line="360" w:lineRule="auto"/>
      <w:jc w:val="both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642705"/>
    <w:pPr>
      <w:keepNext/>
      <w:numPr>
        <w:ilvl w:val="1"/>
        <w:numId w:val="9"/>
      </w:numPr>
      <w:tabs>
        <w:tab w:val="left" w:pos="2340"/>
      </w:tabs>
      <w:spacing w:line="360" w:lineRule="auto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rsid w:val="00642705"/>
    <w:pPr>
      <w:keepNext/>
      <w:numPr>
        <w:ilvl w:val="2"/>
        <w:numId w:val="9"/>
      </w:numPr>
      <w:spacing w:before="240" w:after="60"/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rsid w:val="00F426C5"/>
    <w:pPr>
      <w:keepNext/>
      <w:numPr>
        <w:ilvl w:val="3"/>
        <w:numId w:val="9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6D31C8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50082"/>
    <w:pPr>
      <w:keepNext/>
      <w:numPr>
        <w:ilvl w:val="5"/>
        <w:numId w:val="9"/>
      </w:numPr>
      <w:tabs>
        <w:tab w:val="left" w:pos="3402"/>
      </w:tabs>
      <w:spacing w:line="360" w:lineRule="auto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50082"/>
    <w:pPr>
      <w:keepNext/>
      <w:numPr>
        <w:ilvl w:val="6"/>
        <w:numId w:val="9"/>
      </w:numPr>
      <w:jc w:val="center"/>
      <w:outlineLvl w:val="6"/>
    </w:pPr>
    <w:rPr>
      <w:rFonts w:ascii="Arial" w:hAnsi="Arial"/>
      <w:b/>
      <w:szCs w:val="20"/>
    </w:rPr>
  </w:style>
  <w:style w:type="paragraph" w:styleId="Heading8">
    <w:name w:val="heading 8"/>
    <w:basedOn w:val="Normal"/>
    <w:next w:val="Normal"/>
    <w:link w:val="Heading8Char"/>
    <w:qFormat/>
    <w:rsid w:val="00957C72"/>
    <w:pPr>
      <w:numPr>
        <w:ilvl w:val="7"/>
        <w:numId w:val="9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qFormat/>
    <w:rsid w:val="00250082"/>
    <w:pPr>
      <w:keepNext/>
      <w:numPr>
        <w:ilvl w:val="8"/>
        <w:numId w:val="9"/>
      </w:numPr>
      <w:spacing w:line="480" w:lineRule="auto"/>
      <w:outlineLvl w:val="8"/>
    </w:pPr>
    <w:rPr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rsid w:val="00DA6830"/>
    <w:pPr>
      <w:tabs>
        <w:tab w:val="left" w:pos="720"/>
        <w:tab w:val="left" w:leader="dot" w:pos="8789"/>
        <w:tab w:val="left" w:leader="dot" w:pos="8820"/>
      </w:tabs>
      <w:spacing w:line="360" w:lineRule="auto"/>
    </w:pPr>
    <w:rPr>
      <w:smallCaps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DE2150"/>
    <w:pPr>
      <w:tabs>
        <w:tab w:val="left" w:pos="1200"/>
        <w:tab w:val="right" w:leader="dot" w:pos="9062"/>
      </w:tabs>
    </w:pPr>
    <w:rPr>
      <w:i/>
      <w:i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4B656D"/>
    <w:pPr>
      <w:tabs>
        <w:tab w:val="left" w:pos="567"/>
        <w:tab w:val="left" w:leader="dot" w:pos="8789"/>
      </w:tabs>
      <w:spacing w:before="120" w:after="120"/>
    </w:pPr>
    <w:rPr>
      <w:b/>
      <w:bCs/>
      <w:caps/>
      <w:sz w:val="20"/>
      <w:szCs w:val="20"/>
    </w:rPr>
  </w:style>
  <w:style w:type="paragraph" w:styleId="Fontedotexto" w:customStyle="1">
    <w:name w:val="Fonte do texto"/>
    <w:basedOn w:val="Normal"/>
    <w:rsid w:val="00250082"/>
    <w:pPr>
      <w:spacing w:before="120" w:after="120" w:line="480" w:lineRule="auto"/>
      <w:ind w:firstLine="1134"/>
      <w:jc w:val="both"/>
    </w:pPr>
    <w:rPr>
      <w:szCs w:val="20"/>
    </w:rPr>
  </w:style>
  <w:style w:type="paragraph" w:styleId="Title">
    <w:name w:val="Title"/>
    <w:basedOn w:val="Normal"/>
    <w:link w:val="TitleChar"/>
    <w:qFormat/>
    <w:rsid w:val="00250082"/>
    <w:pPr>
      <w:tabs>
        <w:tab w:val="left" w:pos="2340"/>
      </w:tabs>
      <w:spacing w:line="360" w:lineRule="auto"/>
      <w:ind w:firstLine="709"/>
      <w:jc w:val="center"/>
    </w:pPr>
    <w:rPr>
      <w:b/>
      <w:szCs w:val="20"/>
    </w:rPr>
  </w:style>
  <w:style w:type="paragraph" w:styleId="BodyTextIndent2">
    <w:name w:val="Body Text Indent 2"/>
    <w:basedOn w:val="Normal"/>
    <w:link w:val="BodyTextIndent2Char"/>
    <w:rsid w:val="00250082"/>
    <w:pPr>
      <w:spacing w:line="360" w:lineRule="auto"/>
      <w:ind w:firstLine="709"/>
      <w:jc w:val="both"/>
    </w:pPr>
    <w:rPr>
      <w:szCs w:val="20"/>
    </w:rPr>
  </w:style>
  <w:style w:type="paragraph" w:styleId="BodyText">
    <w:name w:val="Body Text"/>
    <w:basedOn w:val="Normal"/>
    <w:link w:val="BodyTextChar"/>
    <w:rsid w:val="00250082"/>
    <w:pPr>
      <w:jc w:val="both"/>
    </w:pPr>
    <w:rPr>
      <w:szCs w:val="20"/>
    </w:rPr>
  </w:style>
  <w:style w:type="character" w:styleId="Hyperlink">
    <w:name w:val="Hyperlink"/>
    <w:uiPriority w:val="99"/>
    <w:rsid w:val="00250082"/>
    <w:rPr>
      <w:color w:val="0000FF"/>
      <w:u w:val="single"/>
    </w:rPr>
  </w:style>
  <w:style w:type="paragraph" w:styleId="TableofFigures">
    <w:name w:val="table of figures"/>
    <w:basedOn w:val="Normal"/>
    <w:next w:val="Normal"/>
    <w:semiHidden/>
    <w:rsid w:val="00250082"/>
    <w:pPr>
      <w:ind w:left="400" w:hanging="400"/>
    </w:pPr>
    <w:rPr>
      <w:sz w:val="20"/>
    </w:rPr>
  </w:style>
  <w:style w:type="paragraph" w:styleId="BodyTextIndent">
    <w:name w:val="Body Text Indent"/>
    <w:basedOn w:val="Normal"/>
    <w:rsid w:val="00250082"/>
    <w:pPr>
      <w:ind w:left="2268"/>
      <w:jc w:val="both"/>
    </w:pPr>
    <w:rPr>
      <w:rFonts w:ascii="Arial" w:hAnsi="Arial"/>
      <w:sz w:val="20"/>
      <w:szCs w:val="20"/>
    </w:rPr>
  </w:style>
  <w:style w:type="paragraph" w:styleId="Caption">
    <w:name w:val="caption"/>
    <w:basedOn w:val="Normal"/>
    <w:next w:val="Normal"/>
    <w:qFormat/>
    <w:rsid w:val="00250082"/>
    <w:pPr>
      <w:spacing w:before="120" w:after="120"/>
    </w:pPr>
    <w:rPr>
      <w:b/>
      <w:sz w:val="20"/>
      <w:szCs w:val="20"/>
    </w:rPr>
  </w:style>
  <w:style w:type="character" w:styleId="PageNumber">
    <w:name w:val="page number"/>
    <w:basedOn w:val="DefaultParagraphFont"/>
    <w:rsid w:val="00250082"/>
  </w:style>
  <w:style w:type="paragraph" w:styleId="Header">
    <w:name w:val="header"/>
    <w:basedOn w:val="Normal"/>
    <w:rsid w:val="00250082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BodyTextIndent3">
    <w:name w:val="Body Text Indent 3"/>
    <w:basedOn w:val="Normal"/>
    <w:rsid w:val="00250082"/>
    <w:pPr>
      <w:spacing w:line="360" w:lineRule="auto"/>
      <w:ind w:firstLine="709"/>
      <w:jc w:val="both"/>
    </w:pPr>
    <w:rPr>
      <w:color w:val="000000"/>
    </w:rPr>
  </w:style>
  <w:style w:type="paragraph" w:styleId="Footer">
    <w:name w:val="footer"/>
    <w:basedOn w:val="Normal"/>
    <w:link w:val="FooterChar"/>
    <w:uiPriority w:val="99"/>
    <w:rsid w:val="00250082"/>
    <w:pPr>
      <w:tabs>
        <w:tab w:val="center" w:pos="4419"/>
        <w:tab w:val="right" w:pos="8838"/>
      </w:tabs>
    </w:pPr>
  </w:style>
  <w:style w:type="paragraph" w:styleId="TOC4">
    <w:name w:val="toc 4"/>
    <w:basedOn w:val="Normal"/>
    <w:next w:val="Normal"/>
    <w:autoRedefine/>
    <w:semiHidden/>
    <w:rsid w:val="00237604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237604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237604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237604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237604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237604"/>
    <w:pPr>
      <w:ind w:left="1920"/>
    </w:pPr>
    <w:rPr>
      <w:sz w:val="18"/>
      <w:szCs w:val="18"/>
    </w:rPr>
  </w:style>
  <w:style w:type="paragraph" w:styleId="EstiloTtulo1TimesNewRomanEspaamentoentrelinhasDuplo" w:customStyle="1">
    <w:name w:val="Estilo Título 1 + Times New Roman Espaçamento entre linhas:  Duplo"/>
    <w:basedOn w:val="Heading1"/>
    <w:rsid w:val="002E7F8A"/>
    <w:pPr>
      <w:numPr>
        <w:numId w:val="10"/>
      </w:numPr>
      <w:spacing w:line="480" w:lineRule="auto"/>
    </w:pPr>
    <w:rPr>
      <w:bCs/>
    </w:rPr>
  </w:style>
  <w:style w:type="character" w:styleId="Heading8Char" w:customStyle="1">
    <w:name w:val="Heading 8 Char"/>
    <w:link w:val="Heading8"/>
    <w:rsid w:val="00957C72"/>
    <w:rPr>
      <w:rFonts w:ascii="Calibri" w:hAnsi="Calibri"/>
      <w:i/>
      <w:iCs/>
      <w:sz w:val="24"/>
      <w:szCs w:val="24"/>
    </w:rPr>
  </w:style>
  <w:style w:type="paragraph" w:styleId="BodyText2">
    <w:name w:val="Body Text 2"/>
    <w:basedOn w:val="Normal"/>
    <w:link w:val="BodyText2Char"/>
    <w:rsid w:val="009378B2"/>
    <w:pPr>
      <w:spacing w:after="120" w:line="480" w:lineRule="auto"/>
    </w:pPr>
  </w:style>
  <w:style w:type="character" w:styleId="BodyText2Char" w:customStyle="1">
    <w:name w:val="Body Text 2 Char"/>
    <w:link w:val="BodyText2"/>
    <w:rsid w:val="009378B2"/>
    <w:rPr>
      <w:sz w:val="24"/>
      <w:szCs w:val="24"/>
    </w:rPr>
  </w:style>
  <w:style w:type="table" w:styleId="TableGrid">
    <w:name w:val="Table Grid"/>
    <w:basedOn w:val="TableNormal"/>
    <w:rsid w:val="00F15E9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stiloTtulo3TimesNewRoman" w:customStyle="1">
    <w:name w:val="Estilo Título 3 + Times New Roman"/>
    <w:basedOn w:val="Heading3"/>
    <w:rsid w:val="00F426C5"/>
    <w:rPr>
      <w:bCs/>
    </w:rPr>
  </w:style>
  <w:style w:type="paragraph" w:styleId="EstiloTtulo2esquerda" w:customStyle="1">
    <w:name w:val="Estilo Título 2 + À esquerda"/>
    <w:basedOn w:val="Heading2"/>
    <w:rsid w:val="00642705"/>
    <w:rPr>
      <w:bCs/>
    </w:rPr>
  </w:style>
  <w:style w:type="paragraph" w:styleId="EstiloTtulo1esquerda0cmPrimeiralinha0cm" w:customStyle="1">
    <w:name w:val="Estilo Título 1 + À esquerda:  0 cm Primeira linha:  0 cm"/>
    <w:basedOn w:val="Heading1"/>
    <w:rsid w:val="00642705"/>
    <w:pPr>
      <w:ind w:left="0" w:firstLine="0"/>
      <w:jc w:val="left"/>
    </w:pPr>
    <w:rPr>
      <w:bCs/>
    </w:rPr>
  </w:style>
  <w:style w:type="paragraph" w:styleId="NormalPreto" w:customStyle="1">
    <w:name w:val="Normal + Preto"/>
    <w:aliases w:val="Justificado,Primeira linha:  1,25 cm,Espaçamento entre linh..."/>
    <w:basedOn w:val="Normal"/>
    <w:rsid w:val="006824B1"/>
    <w:pPr>
      <w:spacing w:before="100" w:beforeAutospacing="1" w:after="100" w:afterAutospacing="1" w:line="360" w:lineRule="auto"/>
      <w:ind w:firstLine="540"/>
      <w:jc w:val="both"/>
    </w:pPr>
    <w:rPr>
      <w:rFonts w:ascii="Arial" w:hAnsi="Arial" w:cs="Arial"/>
      <w:i/>
      <w:color w:val="1F497D"/>
    </w:rPr>
  </w:style>
  <w:style w:type="character" w:styleId="BodyTextChar" w:customStyle="1">
    <w:name w:val="Body Text Char"/>
    <w:link w:val="BodyText"/>
    <w:rsid w:val="006824B1"/>
    <w:rPr>
      <w:sz w:val="24"/>
      <w:lang w:val="pt-BR" w:eastAsia="pt-BR" w:bidi="ar-SA"/>
    </w:rPr>
  </w:style>
  <w:style w:type="character" w:styleId="TitleChar" w:customStyle="1">
    <w:name w:val="Title Char"/>
    <w:link w:val="Title"/>
    <w:rsid w:val="00861368"/>
    <w:rPr>
      <w:b/>
      <w:sz w:val="24"/>
    </w:rPr>
  </w:style>
  <w:style w:type="character" w:styleId="BodyTextIndent2Char" w:customStyle="1">
    <w:name w:val="Body Text Indent 2 Char"/>
    <w:link w:val="BodyTextIndent2"/>
    <w:rsid w:val="00861368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80AE9"/>
    <w:pPr>
      <w:keepLines/>
      <w:numPr>
        <w:numId w:val="0"/>
      </w:numPr>
      <w:tabs>
        <w:tab w:val="clear" w:pos="0"/>
      </w:tabs>
      <w:spacing w:before="240" w:line="259" w:lineRule="auto"/>
      <w:jc w:val="left"/>
      <w:outlineLvl w:val="9"/>
    </w:pPr>
    <w:rPr>
      <w:rFonts w:ascii="Calibri Light" w:hAnsi="Calibri Light"/>
      <w:b w:val="0"/>
      <w:color w:val="2F5496"/>
      <w:sz w:val="32"/>
      <w:szCs w:val="32"/>
    </w:rPr>
  </w:style>
  <w:style w:type="paragraph" w:styleId="Titulo1" w:customStyle="1">
    <w:name w:val="Titulo 1"/>
    <w:basedOn w:val="Heading1"/>
    <w:link w:val="Titulo1Char"/>
    <w:qFormat/>
    <w:rsid w:val="00530C25"/>
    <w:pPr>
      <w:pageBreakBefore/>
      <w:tabs>
        <w:tab w:val="clear" w:pos="432"/>
        <w:tab w:val="num" w:pos="1584"/>
      </w:tabs>
      <w:spacing w:after="851"/>
      <w:ind w:left="0" w:firstLine="0"/>
    </w:pPr>
    <w:rPr>
      <w:caps/>
    </w:rPr>
  </w:style>
  <w:style w:type="character" w:styleId="FooterChar" w:customStyle="1">
    <w:name w:val="Footer Char"/>
    <w:link w:val="Footer"/>
    <w:uiPriority w:val="99"/>
    <w:rsid w:val="00D661C4"/>
    <w:rPr>
      <w:sz w:val="24"/>
      <w:szCs w:val="24"/>
    </w:rPr>
  </w:style>
  <w:style w:type="character" w:styleId="Heading1Char" w:customStyle="1">
    <w:name w:val="Heading 1 Char"/>
    <w:link w:val="Heading1"/>
    <w:rsid w:val="00530C25"/>
    <w:rPr>
      <w:b/>
      <w:sz w:val="24"/>
    </w:rPr>
  </w:style>
  <w:style w:type="character" w:styleId="Titulo1Char" w:customStyle="1">
    <w:name w:val="Titulo 1 Char"/>
    <w:link w:val="Titulo1"/>
    <w:rsid w:val="00530C25"/>
    <w:rPr>
      <w:b/>
      <w:caps/>
      <w:sz w:val="24"/>
    </w:rPr>
  </w:style>
  <w:style w:type="paragraph" w:styleId="ListParagraph">
    <w:name w:val="List Paragraph"/>
    <w:basedOn w:val="Normal"/>
    <w:uiPriority w:val="34"/>
    <w:qFormat/>
    <w:rsid w:val="30811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3.png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jpg" Id="rId1410550012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c42547-bdcf-4802-95b9-b96a6a7695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5D16CB907EA644A8B025F96F35BCD5" ma:contentTypeVersion="9" ma:contentTypeDescription="Crie um novo documento." ma:contentTypeScope="" ma:versionID="2cb9ad577465fe1012eef0312c82e44a">
  <xsd:schema xmlns:xsd="http://www.w3.org/2001/XMLSchema" xmlns:xs="http://www.w3.org/2001/XMLSchema" xmlns:p="http://schemas.microsoft.com/office/2006/metadata/properties" xmlns:ns3="c7c42547-bdcf-4802-95b9-b96a6a7695e0" targetNamespace="http://schemas.microsoft.com/office/2006/metadata/properties" ma:root="true" ma:fieldsID="d7d9e58e19d2ba5b5660d0b470efd379" ns3:_="">
    <xsd:import namespace="c7c42547-bdcf-4802-95b9-b96a6a7695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42547-bdcf-4802-95b9-b96a6a7695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B2E469-17D4-42BF-AFA1-51F2189C70DB}">
  <ds:schemaRefs>
    <ds:schemaRef ds:uri="http://schemas.microsoft.com/office/2006/metadata/properties"/>
    <ds:schemaRef ds:uri="http://schemas.microsoft.com/office/infopath/2007/PartnerControls"/>
    <ds:schemaRef ds:uri="c7c42547-bdcf-4802-95b9-b96a6a7695e0"/>
  </ds:schemaRefs>
</ds:datastoreItem>
</file>

<file path=customXml/itemProps2.xml><?xml version="1.0" encoding="utf-8"?>
<ds:datastoreItem xmlns:ds="http://schemas.openxmlformats.org/officeDocument/2006/customXml" ds:itemID="{9E090713-2269-45DA-91D3-F3FED262CA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B9140-725B-4F28-840C-26012AC29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c42547-bdcf-4802-95b9-b96a6a769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Template</dc:title>
  <dc:subject>TCC</dc:subject>
  <dc:creator>Raul Volotão Lopes Goncalves</dc:creator>
  <keywords>TCC</keywords>
  <lastModifiedBy>Usuário Convidado</lastModifiedBy>
  <revision>10</revision>
  <lastPrinted>2007-10-24T02:29:00.0000000Z</lastPrinted>
  <dcterms:created xsi:type="dcterms:W3CDTF">2026-04-12T22:19:00.0000000Z</dcterms:created>
  <dcterms:modified xsi:type="dcterms:W3CDTF">2026-10-06T12:51:04.2735292Z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ContentTypeId">
    <vt:lpwstr>0x010100EC5D16CB907EA644A8B025F96F35BCD5</vt:lpwstr>
  </property>
</Properties>
</file>